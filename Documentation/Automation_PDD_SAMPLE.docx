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A21E3" w14:textId="53D65554" w:rsidR="008513B5" w:rsidRPr="00321B65" w:rsidRDefault="008513B5" w:rsidP="008513B5">
      <w:pPr>
        <w:spacing w:before="0" w:line="240" w:lineRule="auto"/>
        <w:ind w:left="0"/>
        <w:rPr>
          <w:rFonts w:ascii="Arial" w:hAnsi="Arial" w:cs="Arial"/>
          <w:color w:val="00B050"/>
          <w:lang w:val="en-CA"/>
        </w:rPr>
      </w:pPr>
      <w:bookmarkStart w:id="0" w:name="_Toc61254593"/>
    </w:p>
    <w:bookmarkEnd w:id="0"/>
    <w:p w14:paraId="75D8F89B" w14:textId="62CC84C2" w:rsidR="00AE6948" w:rsidRPr="00321B65" w:rsidRDefault="009A4F91" w:rsidP="00931190">
      <w:pPr>
        <w:ind w:left="0"/>
        <w:rPr>
          <w:rFonts w:ascii="Arial" w:hAnsi="Arial" w:cs="Arial"/>
          <w:color w:val="000000" w:themeColor="text1"/>
          <w:sz w:val="60"/>
          <w:szCs w:val="60"/>
          <w:lang w:val="fr-CA"/>
        </w:rPr>
      </w:pPr>
      <w:r w:rsidRPr="00321B65">
        <w:rPr>
          <w:rStyle w:val="normaltextrun"/>
          <w:rFonts w:ascii="Arial" w:hAnsi="Arial" w:cs="Arial"/>
          <w:b/>
          <w:bCs/>
          <w:color w:val="000000"/>
          <w:sz w:val="40"/>
          <w:szCs w:val="40"/>
          <w:bdr w:val="none" w:sz="0" w:space="0" w:color="auto" w:frame="1"/>
          <w:lang w:val="fr-CA"/>
        </w:rPr>
        <w:t>Journal Vouchers Automation</w:t>
      </w:r>
    </w:p>
    <w:p w14:paraId="1557C697" w14:textId="3E484702" w:rsidR="00F20C0B" w:rsidRPr="00321B65" w:rsidRDefault="005D7292" w:rsidP="00931190">
      <w:pPr>
        <w:ind w:left="0"/>
        <w:rPr>
          <w:rFonts w:ascii="Arial" w:hAnsi="Arial" w:cs="Arial"/>
          <w:sz w:val="60"/>
          <w:szCs w:val="60"/>
          <w:lang w:val="fr-CA"/>
        </w:rPr>
      </w:pPr>
      <w:r w:rsidRPr="00321B65">
        <w:rPr>
          <w:rFonts w:ascii="Arial" w:hAnsi="Arial" w:cs="Arial"/>
          <w:color w:val="000000" w:themeColor="text1"/>
          <w:sz w:val="60"/>
          <w:szCs w:val="60"/>
          <w:lang w:val="fr-CA"/>
        </w:rPr>
        <w:t xml:space="preserve">Process </w:t>
      </w:r>
      <w:r w:rsidR="00AE6948" w:rsidRPr="00321B65">
        <w:rPr>
          <w:rFonts w:ascii="Arial" w:hAnsi="Arial" w:cs="Arial"/>
          <w:color w:val="000000" w:themeColor="text1"/>
          <w:sz w:val="60"/>
          <w:szCs w:val="60"/>
          <w:lang w:val="fr-CA"/>
        </w:rPr>
        <w:t>Design Document (PDD)</w:t>
      </w:r>
    </w:p>
    <w:tbl>
      <w:tblPr>
        <w:tblpPr w:leftFromText="180" w:rightFromText="180" w:vertAnchor="page" w:horzAnchor="margin" w:tblpY="4441"/>
        <w:tblW w:w="9448" w:type="dxa"/>
        <w:tblLook w:val="04A0" w:firstRow="1" w:lastRow="0" w:firstColumn="1" w:lastColumn="0" w:noHBand="0" w:noVBand="1"/>
      </w:tblPr>
      <w:tblGrid>
        <w:gridCol w:w="1915"/>
        <w:gridCol w:w="7243"/>
        <w:gridCol w:w="290"/>
      </w:tblGrid>
      <w:tr w:rsidR="00F20C0B" w:rsidRPr="00054113" w14:paraId="5D227CB4" w14:textId="77777777" w:rsidTr="376E9050">
        <w:trPr>
          <w:trHeight w:val="409"/>
        </w:trPr>
        <w:tc>
          <w:tcPr>
            <w:tcW w:w="1915" w:type="dxa"/>
          </w:tcPr>
          <w:p w14:paraId="7CB2060A" w14:textId="77777777" w:rsidR="00F20C0B" w:rsidRPr="00321B65" w:rsidRDefault="00F20C0B" w:rsidP="00F20C0B">
            <w:pPr>
              <w:pStyle w:val="TableText"/>
              <w:spacing w:before="60" w:after="0"/>
              <w:ind w:left="-108" w:right="-519"/>
              <w:rPr>
                <w:rFonts w:ascii="Arial" w:hAnsi="Arial" w:cs="Arial"/>
              </w:rPr>
            </w:pPr>
            <w:r w:rsidRPr="00321B65">
              <w:rPr>
                <w:rFonts w:ascii="Arial" w:hAnsi="Arial" w:cs="Arial"/>
              </w:rPr>
              <w:t>Date issued:</w:t>
            </w:r>
          </w:p>
        </w:tc>
        <w:sdt>
          <w:sdtPr>
            <w:rPr>
              <w:rStyle w:val="PlaceholderText"/>
              <w:rFonts w:ascii="Arial" w:hAnsi="Arial" w:cs="Arial"/>
            </w:rPr>
            <w:id w:val="931406509"/>
            <w:placeholder>
              <w:docPart w:val="EE0C1B2E808D4B40BF4BA686A4C96AE8"/>
            </w:placeholder>
            <w:date>
              <w:dateFormat w:val="d MMMM yyyy"/>
              <w:lid w:val="en-CA"/>
              <w:storeMappedDataAs w:val="dateTime"/>
              <w:calendar w:val="gregorian"/>
            </w:date>
          </w:sdtPr>
          <w:sdtContent>
            <w:tc>
              <w:tcPr>
                <w:tcW w:w="7243" w:type="dxa"/>
              </w:tcPr>
              <w:p w14:paraId="549EAFEF" w14:textId="77777777" w:rsidR="00F20C0B" w:rsidRPr="00321B65" w:rsidRDefault="00F20C0B" w:rsidP="00F20C0B">
                <w:pPr>
                  <w:pStyle w:val="TableText"/>
                  <w:spacing w:before="60" w:after="0"/>
                  <w:ind w:left="0" w:right="-519"/>
                  <w:rPr>
                    <w:rStyle w:val="PlaceholderText"/>
                    <w:rFonts w:ascii="Arial" w:hAnsi="Arial" w:cs="Arial"/>
                  </w:rPr>
                </w:pPr>
                <w:r w:rsidRPr="00321B65">
                  <w:rPr>
                    <w:rStyle w:val="PlaceholderText"/>
                    <w:rFonts w:ascii="Arial" w:hAnsi="Arial" w:cs="Arial"/>
                  </w:rPr>
                  <w:t>Dd/MMM/</w:t>
                </w:r>
                <w:proofErr w:type="spellStart"/>
                <w:r w:rsidRPr="00321B65">
                  <w:rPr>
                    <w:rStyle w:val="PlaceholderText"/>
                    <w:rFonts w:ascii="Arial" w:hAnsi="Arial" w:cs="Arial"/>
                  </w:rPr>
                  <w:t>yyyy</w:t>
                </w:r>
                <w:proofErr w:type="spellEnd"/>
              </w:p>
            </w:tc>
          </w:sdtContent>
        </w:sdt>
        <w:tc>
          <w:tcPr>
            <w:tcW w:w="290" w:type="dxa"/>
          </w:tcPr>
          <w:p w14:paraId="66D038DE" w14:textId="77777777" w:rsidR="00F20C0B" w:rsidRPr="00321B65" w:rsidRDefault="00F20C0B" w:rsidP="00F20C0B">
            <w:pPr>
              <w:pStyle w:val="TableText"/>
              <w:spacing w:before="60" w:after="0"/>
              <w:ind w:left="0" w:right="-519"/>
              <w:rPr>
                <w:rStyle w:val="PlaceholderText"/>
                <w:rFonts w:ascii="Arial" w:hAnsi="Arial" w:cs="Arial"/>
              </w:rPr>
            </w:pPr>
          </w:p>
        </w:tc>
      </w:tr>
      <w:tr w:rsidR="00F20C0B" w:rsidRPr="00054113" w14:paraId="47124E9D" w14:textId="77777777" w:rsidTr="376E9050">
        <w:trPr>
          <w:trHeight w:val="3149"/>
        </w:trPr>
        <w:tc>
          <w:tcPr>
            <w:tcW w:w="1915" w:type="dxa"/>
          </w:tcPr>
          <w:p w14:paraId="24652F77" w14:textId="77777777" w:rsidR="00F20C0B" w:rsidRPr="00321B65" w:rsidRDefault="00F20C0B" w:rsidP="00F20C0B">
            <w:pPr>
              <w:pStyle w:val="TableText"/>
              <w:spacing w:before="60" w:after="0"/>
              <w:ind w:left="-108" w:right="-519"/>
              <w:rPr>
                <w:rFonts w:ascii="Arial" w:hAnsi="Arial" w:cs="Arial"/>
              </w:rPr>
            </w:pPr>
            <w:r w:rsidRPr="00321B65">
              <w:rPr>
                <w:rFonts w:ascii="Arial" w:hAnsi="Arial" w:cs="Arial"/>
              </w:rPr>
              <w:t>Replaces:</w:t>
            </w:r>
          </w:p>
        </w:tc>
        <w:tc>
          <w:tcPr>
            <w:tcW w:w="7243" w:type="dxa"/>
          </w:tcPr>
          <w:p w14:paraId="58DAB388" w14:textId="1D8CCBF0" w:rsidR="00F20C0B" w:rsidRPr="00321B65" w:rsidRDefault="00000000" w:rsidP="376E9050">
            <w:pPr>
              <w:pStyle w:val="TableText"/>
              <w:spacing w:before="60" w:after="0"/>
              <w:ind w:left="0" w:right="-519"/>
              <w:rPr>
                <w:rFonts w:ascii="Arial" w:hAnsi="Arial" w:cs="Arial"/>
              </w:rPr>
            </w:pPr>
            <w:sdt>
              <w:sdtPr>
                <w:rPr>
                  <w:rStyle w:val="PlaceholderText"/>
                  <w:rFonts w:ascii="Arial" w:hAnsi="Arial" w:cs="Arial"/>
                </w:rPr>
                <w:alias w:val="Old title of document (day Month, year)"/>
                <w:tag w:val="Old title of document (date)"/>
                <w:id w:val="-1141883598"/>
                <w:placeholder>
                  <w:docPart w:val="1E2E0708DDF9422392FB781FFA59BC2D"/>
                </w:placeholder>
              </w:sdtPr>
              <w:sdtContent>
                <w:r w:rsidR="046B93F9" w:rsidRPr="00321B65">
                  <w:rPr>
                    <w:rStyle w:val="PlaceholderText"/>
                    <w:rFonts w:ascii="Arial" w:hAnsi="Arial" w:cs="Arial"/>
                  </w:rPr>
                  <w:t>N/A - Initial Document</w:t>
                </w:r>
                <w:r w:rsidR="00F20C0B" w:rsidRPr="00321B65">
                  <w:rPr>
                    <w:rFonts w:ascii="Arial" w:hAnsi="Arial" w:cs="Arial"/>
                  </w:rPr>
                  <w:t xml:space="preserve"> </w:t>
                </w:r>
              </w:sdtContent>
            </w:sdt>
          </w:p>
        </w:tc>
        <w:tc>
          <w:tcPr>
            <w:tcW w:w="290" w:type="dxa"/>
          </w:tcPr>
          <w:p w14:paraId="5926574D" w14:textId="77777777" w:rsidR="00F20C0B" w:rsidRPr="00321B65" w:rsidRDefault="00F20C0B" w:rsidP="00F20C0B">
            <w:pPr>
              <w:pStyle w:val="TableText"/>
              <w:spacing w:before="60" w:after="0"/>
              <w:ind w:left="0" w:right="-519"/>
              <w:rPr>
                <w:rStyle w:val="PlaceholderText"/>
                <w:rFonts w:ascii="Arial" w:hAnsi="Arial" w:cs="Arial"/>
              </w:rPr>
            </w:pPr>
          </w:p>
          <w:p w14:paraId="2EEFF838" w14:textId="77777777" w:rsidR="00F20C0B" w:rsidRPr="00321B65" w:rsidRDefault="00F20C0B" w:rsidP="00F20C0B">
            <w:pPr>
              <w:pStyle w:val="TableText"/>
              <w:spacing w:before="60" w:after="0"/>
              <w:ind w:left="0" w:right="-519"/>
              <w:rPr>
                <w:rStyle w:val="PlaceholderText"/>
                <w:rFonts w:ascii="Arial" w:hAnsi="Arial" w:cs="Arial"/>
              </w:rPr>
            </w:pPr>
          </w:p>
        </w:tc>
      </w:tr>
    </w:tbl>
    <w:p w14:paraId="09F0D556" w14:textId="5F1127AB" w:rsidR="00F20C0B" w:rsidRPr="00321B65" w:rsidRDefault="00F20C0B" w:rsidP="00931190">
      <w:pPr>
        <w:ind w:left="0"/>
        <w:rPr>
          <w:rFonts w:ascii="Arial" w:hAnsi="Arial" w:cs="Arial"/>
          <w:sz w:val="60"/>
          <w:szCs w:val="60"/>
        </w:rPr>
      </w:pPr>
    </w:p>
    <w:p w14:paraId="302BB67F" w14:textId="77777777" w:rsidR="00F20C0B" w:rsidRPr="00321B65" w:rsidRDefault="00F20C0B">
      <w:pPr>
        <w:spacing w:before="0" w:after="160" w:line="259" w:lineRule="auto"/>
        <w:ind w:left="0"/>
        <w:rPr>
          <w:rFonts w:ascii="Arial" w:hAnsi="Arial" w:cs="Arial"/>
          <w:sz w:val="60"/>
          <w:szCs w:val="60"/>
        </w:rPr>
      </w:pPr>
      <w:r w:rsidRPr="00321B65">
        <w:rPr>
          <w:rFonts w:ascii="Arial" w:hAnsi="Arial" w:cs="Arial"/>
          <w:sz w:val="60"/>
          <w:szCs w:val="60"/>
        </w:rPr>
        <w:br w:type="page"/>
      </w:r>
    </w:p>
    <w:bookmarkStart w:id="1" w:name="_Toc294951761" w:displacedByCustomXml="next"/>
    <w:bookmarkStart w:id="2" w:name="_Toc419468794" w:displacedByCustomXml="next"/>
    <w:bookmarkStart w:id="3" w:name="_Toc419023327" w:displacedByCustomXml="next"/>
    <w:bookmarkStart w:id="4" w:name="_Toc418175071" w:displacedByCustomXml="next"/>
    <w:sdt>
      <w:sdtPr>
        <w:rPr>
          <w:rFonts w:ascii="Arial" w:eastAsiaTheme="minorEastAsia" w:hAnsi="Arial" w:cs="Arial"/>
          <w:bCs w:val="0"/>
          <w:color w:val="auto"/>
          <w:sz w:val="24"/>
          <w:szCs w:val="24"/>
        </w:rPr>
        <w:id w:val="1752762855"/>
        <w:docPartObj>
          <w:docPartGallery w:val="Table of Contents"/>
          <w:docPartUnique/>
        </w:docPartObj>
      </w:sdtPr>
      <w:sdtEndPr>
        <w:rPr>
          <w:rFonts w:ascii="Calibri Light" w:hAnsi="Calibri Light" w:cs="Times New Roman"/>
        </w:rPr>
      </w:sdtEndPr>
      <w:sdtContent>
        <w:p w14:paraId="256A577E" w14:textId="6BFB128A" w:rsidR="007A2FF8" w:rsidRPr="00321B65" w:rsidRDefault="007A2FF8">
          <w:pPr>
            <w:pStyle w:val="TOCHeading"/>
            <w:rPr>
              <w:rFonts w:ascii="Arial" w:hAnsi="Arial" w:cs="Arial"/>
            </w:rPr>
          </w:pPr>
          <w:r w:rsidRPr="00321B65">
            <w:rPr>
              <w:rFonts w:ascii="Arial" w:hAnsi="Arial" w:cs="Arial"/>
            </w:rPr>
            <w:t>Table of Contents</w:t>
          </w:r>
        </w:p>
        <w:p w14:paraId="6241D0CA" w14:textId="1864DA88" w:rsidR="000C06EE" w:rsidRDefault="376E9050">
          <w:pPr>
            <w:pStyle w:val="TOC1"/>
            <w:tabs>
              <w:tab w:val="left" w:pos="851"/>
            </w:tabs>
            <w:rPr>
              <w:ins w:id="5" w:author="Somarouthu, Bhargava (HC/SC)" w:date="2024-03-19T10:16:00Z"/>
              <w:rFonts w:asciiTheme="minorHAnsi" w:hAnsiTheme="minorHAnsi" w:cstheme="minorBidi"/>
              <w:noProof/>
              <w:kern w:val="2"/>
              <w:sz w:val="22"/>
              <w:szCs w:val="22"/>
              <w:lang w:val="en-CA" w:eastAsia="en-CA"/>
              <w14:ligatures w14:val="standardContextual"/>
            </w:rPr>
          </w:pPr>
          <w:r w:rsidRPr="00054113">
            <w:rPr>
              <w:rFonts w:ascii="Arial" w:hAnsi="Arial" w:cs="Arial"/>
            </w:rPr>
            <w:fldChar w:fldCharType="begin"/>
          </w:r>
          <w:r w:rsidR="007A2FF8" w:rsidRPr="00054113">
            <w:rPr>
              <w:rFonts w:ascii="Arial" w:hAnsi="Arial" w:cs="Arial"/>
            </w:rPr>
            <w:instrText>TOC \o "1-3" \h \z \u</w:instrText>
          </w:r>
          <w:r w:rsidRPr="00054113">
            <w:rPr>
              <w:rFonts w:ascii="Arial" w:hAnsi="Arial" w:cs="Arial"/>
            </w:rPr>
            <w:fldChar w:fldCharType="separate"/>
          </w:r>
          <w:ins w:id="6" w:author="Somarouthu, Bhargava (HC/SC)" w:date="2024-03-19T10:16:00Z">
            <w:r w:rsidR="000C06EE" w:rsidRPr="007B0A29">
              <w:rPr>
                <w:rStyle w:val="Hyperlink"/>
                <w:noProof/>
              </w:rPr>
              <w:fldChar w:fldCharType="begin"/>
            </w:r>
            <w:r w:rsidR="000C06EE" w:rsidRPr="007B0A29">
              <w:rPr>
                <w:rStyle w:val="Hyperlink"/>
                <w:noProof/>
              </w:rPr>
              <w:instrText xml:space="preserve"> </w:instrText>
            </w:r>
            <w:r w:rsidR="000C06EE">
              <w:rPr>
                <w:noProof/>
              </w:rPr>
              <w:instrText>HYPERLINK \l "_Toc161735792"</w:instrText>
            </w:r>
            <w:r w:rsidR="000C06EE" w:rsidRPr="007B0A29">
              <w:rPr>
                <w:rStyle w:val="Hyperlink"/>
                <w:noProof/>
              </w:rPr>
              <w:instrText xml:space="preserve"> </w:instrText>
            </w:r>
            <w:r w:rsidR="000C06EE" w:rsidRPr="007B0A29">
              <w:rPr>
                <w:rStyle w:val="Hyperlink"/>
                <w:noProof/>
              </w:rPr>
            </w:r>
            <w:r w:rsidR="000C06EE" w:rsidRPr="007B0A29">
              <w:rPr>
                <w:rStyle w:val="Hyperlink"/>
                <w:noProof/>
              </w:rPr>
              <w:fldChar w:fldCharType="separate"/>
            </w:r>
            <w:r w:rsidR="000C06EE" w:rsidRPr="007B0A29">
              <w:rPr>
                <w:rStyle w:val="Hyperlink"/>
                <w:rFonts w:ascii="Arial" w:hAnsi="Arial"/>
                <w:noProof/>
              </w:rPr>
              <w:t>1.</w:t>
            </w:r>
            <w:r w:rsidR="000C06EE">
              <w:rPr>
                <w:rFonts w:asciiTheme="minorHAnsi" w:hAnsiTheme="minorHAnsi" w:cstheme="minorBidi"/>
                <w:noProof/>
                <w:kern w:val="2"/>
                <w:sz w:val="22"/>
                <w:szCs w:val="22"/>
                <w:lang w:val="en-CA" w:eastAsia="en-CA"/>
                <w14:ligatures w14:val="standardContextual"/>
              </w:rPr>
              <w:tab/>
            </w:r>
            <w:r w:rsidR="000C06EE" w:rsidRPr="007B0A29">
              <w:rPr>
                <w:rStyle w:val="Hyperlink"/>
                <w:rFonts w:ascii="Arial" w:hAnsi="Arial"/>
                <w:noProof/>
              </w:rPr>
              <w:t>INTRODUCTION</w:t>
            </w:r>
            <w:r w:rsidR="000C06EE">
              <w:rPr>
                <w:noProof/>
                <w:webHidden/>
              </w:rPr>
              <w:tab/>
            </w:r>
            <w:r w:rsidR="000C06EE">
              <w:rPr>
                <w:noProof/>
                <w:webHidden/>
              </w:rPr>
              <w:fldChar w:fldCharType="begin"/>
            </w:r>
            <w:r w:rsidR="000C06EE">
              <w:rPr>
                <w:noProof/>
                <w:webHidden/>
              </w:rPr>
              <w:instrText xml:space="preserve"> PAGEREF _Toc161735792 \h </w:instrText>
            </w:r>
          </w:ins>
          <w:r w:rsidR="000C06EE">
            <w:rPr>
              <w:noProof/>
              <w:webHidden/>
            </w:rPr>
          </w:r>
          <w:r w:rsidR="000C06EE">
            <w:rPr>
              <w:noProof/>
              <w:webHidden/>
            </w:rPr>
            <w:fldChar w:fldCharType="separate"/>
          </w:r>
          <w:ins w:id="7" w:author="Somarouthu, Bhargava (HC/SC)" w:date="2024-03-19T10:16:00Z">
            <w:r w:rsidR="000C06EE">
              <w:rPr>
                <w:noProof/>
                <w:webHidden/>
              </w:rPr>
              <w:t>6</w:t>
            </w:r>
            <w:r w:rsidR="000C06EE">
              <w:rPr>
                <w:noProof/>
                <w:webHidden/>
              </w:rPr>
              <w:fldChar w:fldCharType="end"/>
            </w:r>
            <w:r w:rsidR="000C06EE" w:rsidRPr="007B0A29">
              <w:rPr>
                <w:rStyle w:val="Hyperlink"/>
                <w:noProof/>
              </w:rPr>
              <w:fldChar w:fldCharType="end"/>
            </w:r>
          </w:ins>
        </w:p>
        <w:p w14:paraId="11F3B059" w14:textId="0557463D" w:rsidR="000C06EE" w:rsidRDefault="000C06EE" w:rsidP="000C06EE">
          <w:pPr>
            <w:pStyle w:val="TOC2"/>
            <w:rPr>
              <w:ins w:id="8" w:author="Somarouthu, Bhargava (HC/SC)" w:date="2024-03-19T10:16:00Z"/>
              <w:rFonts w:asciiTheme="minorHAnsi" w:hAnsiTheme="minorHAnsi" w:cstheme="minorBidi"/>
              <w:noProof/>
              <w:kern w:val="2"/>
              <w:sz w:val="22"/>
              <w:szCs w:val="22"/>
              <w:lang w:val="en-CA" w:eastAsia="en-CA"/>
              <w14:ligatures w14:val="standardContextual"/>
            </w:rPr>
          </w:pPr>
          <w:ins w:id="9"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"_Toc161735793"</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1.1</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Purpose</w:t>
            </w:r>
            <w:r>
              <w:rPr>
                <w:noProof/>
                <w:webHidden/>
              </w:rPr>
              <w:tab/>
            </w:r>
            <w:r>
              <w:rPr>
                <w:noProof/>
                <w:webHidden/>
              </w:rPr>
              <w:fldChar w:fldCharType="begin"/>
            </w:r>
            <w:r>
              <w:rPr>
                <w:noProof/>
                <w:webHidden/>
              </w:rPr>
              <w:instrText xml:space="preserve"> PAGEREF _Toc161735793 \h </w:instrText>
            </w:r>
          </w:ins>
          <w:r>
            <w:rPr>
              <w:noProof/>
              <w:webHidden/>
            </w:rPr>
          </w:r>
          <w:r>
            <w:rPr>
              <w:noProof/>
              <w:webHidden/>
            </w:rPr>
            <w:fldChar w:fldCharType="separate"/>
          </w:r>
          <w:ins w:id="10" w:author="Somarouthu, Bhargava (HC/SC)" w:date="2024-03-19T10:16:00Z">
            <w:r>
              <w:rPr>
                <w:noProof/>
                <w:webHidden/>
              </w:rPr>
              <w:t>6</w:t>
            </w:r>
            <w:r>
              <w:rPr>
                <w:noProof/>
                <w:webHidden/>
              </w:rPr>
              <w:fldChar w:fldCharType="end"/>
            </w:r>
            <w:r w:rsidRPr="007B0A29">
              <w:rPr>
                <w:rStyle w:val="Hyperlink"/>
                <w:noProof/>
              </w:rPr>
              <w:fldChar w:fldCharType="end"/>
            </w:r>
          </w:ins>
        </w:p>
        <w:p w14:paraId="4CC10D70" w14:textId="08805A36" w:rsidR="000C06EE" w:rsidRDefault="000C06EE" w:rsidP="000C06EE">
          <w:pPr>
            <w:pStyle w:val="TOC2"/>
            <w:rPr>
              <w:ins w:id="11" w:author="Somarouthu, Bhargava (HC/SC)" w:date="2024-03-19T10:16:00Z"/>
              <w:rFonts w:asciiTheme="minorHAnsi" w:hAnsiTheme="minorHAnsi" w:cstheme="minorBidi"/>
              <w:noProof/>
              <w:kern w:val="2"/>
              <w:sz w:val="22"/>
              <w:szCs w:val="22"/>
              <w:lang w:val="en-CA" w:eastAsia="en-CA"/>
              <w14:ligatures w14:val="standardContextual"/>
            </w:rPr>
          </w:pPr>
          <w:ins w:id="12"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"_Toc161735794"</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1.2</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Objectives</w:t>
            </w:r>
            <w:r>
              <w:rPr>
                <w:noProof/>
                <w:webHidden/>
              </w:rPr>
              <w:tab/>
            </w:r>
            <w:r>
              <w:rPr>
                <w:noProof/>
                <w:webHidden/>
              </w:rPr>
              <w:fldChar w:fldCharType="begin"/>
            </w:r>
            <w:r>
              <w:rPr>
                <w:noProof/>
                <w:webHidden/>
              </w:rPr>
              <w:instrText xml:space="preserve"> PAGEREF _Toc161735794 \h </w:instrText>
            </w:r>
          </w:ins>
          <w:r>
            <w:rPr>
              <w:noProof/>
              <w:webHidden/>
            </w:rPr>
          </w:r>
          <w:r>
            <w:rPr>
              <w:noProof/>
              <w:webHidden/>
            </w:rPr>
            <w:fldChar w:fldCharType="separate"/>
          </w:r>
          <w:ins w:id="13" w:author="Somarouthu, Bhargava (HC/SC)" w:date="2024-03-19T10:16:00Z">
            <w:r>
              <w:rPr>
                <w:noProof/>
                <w:webHidden/>
              </w:rPr>
              <w:t>6</w:t>
            </w:r>
            <w:r>
              <w:rPr>
                <w:noProof/>
                <w:webHidden/>
              </w:rPr>
              <w:fldChar w:fldCharType="end"/>
            </w:r>
            <w:r w:rsidRPr="007B0A29">
              <w:rPr>
                <w:rStyle w:val="Hyperlink"/>
                <w:noProof/>
              </w:rPr>
              <w:fldChar w:fldCharType="end"/>
            </w:r>
          </w:ins>
        </w:p>
        <w:p w14:paraId="252D69FD" w14:textId="53727C3F" w:rsidR="000C06EE" w:rsidRDefault="000C06EE" w:rsidP="000C06EE">
          <w:pPr>
            <w:pStyle w:val="TOC2"/>
            <w:rPr>
              <w:ins w:id="14" w:author="Somarouthu, Bhargava (HC/SC)" w:date="2024-03-19T10:16:00Z"/>
              <w:rFonts w:asciiTheme="minorHAnsi" w:hAnsiTheme="minorHAnsi" w:cstheme="minorBidi"/>
              <w:noProof/>
              <w:kern w:val="2"/>
              <w:sz w:val="22"/>
              <w:szCs w:val="22"/>
              <w:lang w:val="en-CA" w:eastAsia="en-CA"/>
              <w14:ligatures w14:val="standardContextual"/>
            </w:rPr>
          </w:pPr>
          <w:ins w:id="15"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"_Toc161735795"</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1.3</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Key Contacts</w:t>
            </w:r>
            <w:r>
              <w:rPr>
                <w:noProof/>
                <w:webHidden/>
              </w:rPr>
              <w:tab/>
            </w:r>
            <w:r>
              <w:rPr>
                <w:noProof/>
                <w:webHidden/>
              </w:rPr>
              <w:fldChar w:fldCharType="begin"/>
            </w:r>
            <w:r>
              <w:rPr>
                <w:noProof/>
                <w:webHidden/>
              </w:rPr>
              <w:instrText xml:space="preserve"> PAGEREF _Toc161735795 \h </w:instrText>
            </w:r>
          </w:ins>
          <w:r>
            <w:rPr>
              <w:noProof/>
              <w:webHidden/>
            </w:rPr>
          </w:r>
          <w:r>
            <w:rPr>
              <w:noProof/>
              <w:webHidden/>
            </w:rPr>
            <w:fldChar w:fldCharType="separate"/>
          </w:r>
          <w:ins w:id="16" w:author="Somarouthu, Bhargava (HC/SC)" w:date="2024-03-19T10:16:00Z">
            <w:r>
              <w:rPr>
                <w:noProof/>
                <w:webHidden/>
              </w:rPr>
              <w:t>6</w:t>
            </w:r>
            <w:r>
              <w:rPr>
                <w:noProof/>
                <w:webHidden/>
              </w:rPr>
              <w:fldChar w:fldCharType="end"/>
            </w:r>
            <w:r w:rsidRPr="007B0A29">
              <w:rPr>
                <w:rStyle w:val="Hyperlink"/>
                <w:noProof/>
              </w:rPr>
              <w:fldChar w:fldCharType="end"/>
            </w:r>
          </w:ins>
        </w:p>
        <w:p w14:paraId="5A47E2C1" w14:textId="2465256C" w:rsidR="000C06EE" w:rsidRDefault="000C06EE" w:rsidP="000C06EE">
          <w:pPr>
            <w:pStyle w:val="TOC2"/>
            <w:rPr>
              <w:ins w:id="17" w:author="Somarouthu, Bhargava (HC/SC)" w:date="2024-03-19T10:16:00Z"/>
              <w:rFonts w:asciiTheme="minorHAnsi" w:hAnsiTheme="minorHAnsi" w:cstheme="minorBidi"/>
              <w:noProof/>
              <w:kern w:val="2"/>
              <w:sz w:val="22"/>
              <w:szCs w:val="22"/>
              <w:lang w:val="en-CA" w:eastAsia="en-CA"/>
              <w14:ligatures w14:val="standardContextual"/>
            </w:rPr>
          </w:pPr>
          <w:ins w:id="18"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"_Toc161735796"</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1.4</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Revision History</w:t>
            </w:r>
            <w:r>
              <w:rPr>
                <w:noProof/>
                <w:webHidden/>
              </w:rPr>
              <w:tab/>
            </w:r>
            <w:r>
              <w:rPr>
                <w:noProof/>
                <w:webHidden/>
              </w:rPr>
              <w:fldChar w:fldCharType="begin"/>
            </w:r>
            <w:r>
              <w:rPr>
                <w:noProof/>
                <w:webHidden/>
              </w:rPr>
              <w:instrText xml:space="preserve"> PAGEREF _Toc161735796 \h </w:instrText>
            </w:r>
          </w:ins>
          <w:r>
            <w:rPr>
              <w:noProof/>
              <w:webHidden/>
            </w:rPr>
          </w:r>
          <w:r>
            <w:rPr>
              <w:noProof/>
              <w:webHidden/>
            </w:rPr>
            <w:fldChar w:fldCharType="separate"/>
          </w:r>
          <w:ins w:id="19" w:author="Somarouthu, Bhargava (HC/SC)" w:date="2024-03-19T10:16:00Z">
            <w:r>
              <w:rPr>
                <w:noProof/>
                <w:webHidden/>
              </w:rPr>
              <w:t>7</w:t>
            </w:r>
            <w:r>
              <w:rPr>
                <w:noProof/>
                <w:webHidden/>
              </w:rPr>
              <w:fldChar w:fldCharType="end"/>
            </w:r>
            <w:r w:rsidRPr="007B0A29">
              <w:rPr>
                <w:rStyle w:val="Hyperlink"/>
                <w:noProof/>
              </w:rPr>
              <w:fldChar w:fldCharType="end"/>
            </w:r>
          </w:ins>
        </w:p>
        <w:p w14:paraId="12D2E9C5" w14:textId="2B23A83B" w:rsidR="000C06EE" w:rsidRDefault="000C06EE" w:rsidP="000C06EE">
          <w:pPr>
            <w:pStyle w:val="TOC2"/>
            <w:rPr>
              <w:ins w:id="20" w:author="Somarouthu, Bhargava (HC/SC)" w:date="2024-03-19T10:16:00Z"/>
              <w:rFonts w:asciiTheme="minorHAnsi" w:hAnsiTheme="minorHAnsi" w:cstheme="minorBidi"/>
              <w:noProof/>
              <w:kern w:val="2"/>
              <w:sz w:val="22"/>
              <w:szCs w:val="22"/>
              <w:lang w:val="en-CA" w:eastAsia="en-CA"/>
              <w14:ligatures w14:val="standardContextual"/>
            </w:rPr>
          </w:pPr>
          <w:ins w:id="21"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"_Toc161735797"</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1.5</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Minimum Pre-Requisites for Automation</w:t>
            </w:r>
            <w:r>
              <w:rPr>
                <w:noProof/>
                <w:webHidden/>
              </w:rPr>
              <w:tab/>
            </w:r>
            <w:r>
              <w:rPr>
                <w:noProof/>
                <w:webHidden/>
              </w:rPr>
              <w:fldChar w:fldCharType="begin"/>
            </w:r>
            <w:r>
              <w:rPr>
                <w:noProof/>
                <w:webHidden/>
              </w:rPr>
              <w:instrText xml:space="preserve"> PAGEREF _Toc161735797 \h </w:instrText>
            </w:r>
          </w:ins>
          <w:r>
            <w:rPr>
              <w:noProof/>
              <w:webHidden/>
            </w:rPr>
          </w:r>
          <w:r>
            <w:rPr>
              <w:noProof/>
              <w:webHidden/>
            </w:rPr>
            <w:fldChar w:fldCharType="separate"/>
          </w:r>
          <w:ins w:id="22" w:author="Somarouthu, Bhargava (HC/SC)" w:date="2024-03-19T10:16:00Z">
            <w:r>
              <w:rPr>
                <w:noProof/>
                <w:webHidden/>
              </w:rPr>
              <w:t>8</w:t>
            </w:r>
            <w:r>
              <w:rPr>
                <w:noProof/>
                <w:webHidden/>
              </w:rPr>
              <w:fldChar w:fldCharType="end"/>
            </w:r>
            <w:r w:rsidRPr="007B0A29">
              <w:rPr>
                <w:rStyle w:val="Hyperlink"/>
                <w:noProof/>
              </w:rPr>
              <w:fldChar w:fldCharType="end"/>
            </w:r>
          </w:ins>
        </w:p>
        <w:p w14:paraId="405EF45F" w14:textId="0D5CDF0F" w:rsidR="000C06EE" w:rsidRDefault="000C06EE">
          <w:pPr>
            <w:pStyle w:val="TOC1"/>
            <w:tabs>
              <w:tab w:val="left" w:pos="851"/>
            </w:tabs>
            <w:rPr>
              <w:ins w:id="23" w:author="Somarouthu, Bhargava (HC/SC)" w:date="2024-03-19T10:16:00Z"/>
              <w:rFonts w:asciiTheme="minorHAnsi" w:hAnsiTheme="minorHAnsi" w:cstheme="minorBidi"/>
              <w:noProof/>
              <w:kern w:val="2"/>
              <w:sz w:val="22"/>
              <w:szCs w:val="22"/>
              <w:lang w:val="en-CA" w:eastAsia="en-CA"/>
              <w14:ligatures w14:val="standardContextual"/>
            </w:rPr>
          </w:pPr>
          <w:ins w:id="24"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"_Toc161735798"</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noProof/>
                <w:lang w:val="en-CA"/>
              </w:rPr>
              <w:t>2.</w:t>
            </w:r>
            <w:r>
              <w:rPr>
                <w:rFonts w:asciiTheme="minorHAnsi" w:hAnsiTheme="minorHAnsi" w:cstheme="minorBidi"/>
                <w:noProof/>
                <w:kern w:val="2"/>
                <w:sz w:val="22"/>
                <w:szCs w:val="22"/>
                <w:lang w:val="en-CA" w:eastAsia="en-CA"/>
                <w14:ligatures w14:val="standardContextual"/>
              </w:rPr>
              <w:tab/>
            </w:r>
            <w:r w:rsidRPr="007B0A29">
              <w:rPr>
                <w:rStyle w:val="Hyperlink"/>
                <w:rFonts w:ascii="Arial" w:hAnsi="Arial"/>
                <w:noProof/>
                <w:lang w:val="en-CA"/>
              </w:rPr>
              <w:t>Process Overview – As Is &amp; To Be</w:t>
            </w:r>
            <w:r>
              <w:rPr>
                <w:noProof/>
                <w:webHidden/>
              </w:rPr>
              <w:tab/>
            </w:r>
            <w:r>
              <w:rPr>
                <w:noProof/>
                <w:webHidden/>
              </w:rPr>
              <w:fldChar w:fldCharType="begin"/>
            </w:r>
            <w:r>
              <w:rPr>
                <w:noProof/>
                <w:webHidden/>
              </w:rPr>
              <w:instrText xml:space="preserve"> PAGEREF _Toc161735798 \h </w:instrText>
            </w:r>
          </w:ins>
          <w:r>
            <w:rPr>
              <w:noProof/>
              <w:webHidden/>
            </w:rPr>
          </w:r>
          <w:r>
            <w:rPr>
              <w:noProof/>
              <w:webHidden/>
            </w:rPr>
            <w:fldChar w:fldCharType="separate"/>
          </w:r>
          <w:ins w:id="25" w:author="Somarouthu, Bhargava (HC/SC)" w:date="2024-03-19T10:16:00Z">
            <w:r>
              <w:rPr>
                <w:noProof/>
                <w:webHidden/>
              </w:rPr>
              <w:t>8</w:t>
            </w:r>
            <w:r>
              <w:rPr>
                <w:noProof/>
                <w:webHidden/>
              </w:rPr>
              <w:fldChar w:fldCharType="end"/>
            </w:r>
            <w:r w:rsidRPr="007B0A29">
              <w:rPr>
                <w:rStyle w:val="Hyperlink"/>
                <w:noProof/>
              </w:rPr>
              <w:fldChar w:fldCharType="end"/>
            </w:r>
          </w:ins>
        </w:p>
        <w:p w14:paraId="15D1B722" w14:textId="08635D00" w:rsidR="000C06EE" w:rsidRDefault="000C06EE" w:rsidP="000C06EE">
          <w:pPr>
            <w:pStyle w:val="TOC2"/>
            <w:rPr>
              <w:ins w:id="26" w:author="Somarouthu, Bhargava (HC/SC)" w:date="2024-03-19T10:16:00Z"/>
              <w:rFonts w:asciiTheme="minorHAnsi" w:hAnsiTheme="minorHAnsi" w:cstheme="minorBidi"/>
              <w:noProof/>
              <w:kern w:val="2"/>
              <w:sz w:val="22"/>
              <w:szCs w:val="22"/>
              <w:lang w:val="en-CA" w:eastAsia="en-CA"/>
              <w14:ligatures w14:val="standardContextual"/>
            </w:rPr>
          </w:pPr>
          <w:ins w:id="27"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"_Toc161735799"</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2.1</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Process Overview</w:t>
            </w:r>
            <w:r>
              <w:rPr>
                <w:noProof/>
                <w:webHidden/>
              </w:rPr>
              <w:tab/>
            </w:r>
            <w:r>
              <w:rPr>
                <w:noProof/>
                <w:webHidden/>
              </w:rPr>
              <w:fldChar w:fldCharType="begin"/>
            </w:r>
            <w:r>
              <w:rPr>
                <w:noProof/>
                <w:webHidden/>
              </w:rPr>
              <w:instrText xml:space="preserve"> PAGEREF _Toc161735799 \h </w:instrText>
            </w:r>
          </w:ins>
          <w:r>
            <w:rPr>
              <w:noProof/>
              <w:webHidden/>
            </w:rPr>
          </w:r>
          <w:r>
            <w:rPr>
              <w:noProof/>
              <w:webHidden/>
            </w:rPr>
            <w:fldChar w:fldCharType="separate"/>
          </w:r>
          <w:ins w:id="28" w:author="Somarouthu, Bhargava (HC/SC)" w:date="2024-03-19T10:16:00Z">
            <w:r>
              <w:rPr>
                <w:noProof/>
                <w:webHidden/>
              </w:rPr>
              <w:t>8</w:t>
            </w:r>
            <w:r>
              <w:rPr>
                <w:noProof/>
                <w:webHidden/>
              </w:rPr>
              <w:fldChar w:fldCharType="end"/>
            </w:r>
            <w:r w:rsidRPr="007B0A29">
              <w:rPr>
                <w:rStyle w:val="Hyperlink"/>
                <w:noProof/>
              </w:rPr>
              <w:fldChar w:fldCharType="end"/>
            </w:r>
          </w:ins>
        </w:p>
        <w:p w14:paraId="296B45EE" w14:textId="23078DDB" w:rsidR="000C06EE" w:rsidRDefault="000C06EE" w:rsidP="000C06EE">
          <w:pPr>
            <w:pStyle w:val="TOC2"/>
            <w:rPr>
              <w:ins w:id="29" w:author="Somarouthu, Bhargava (HC/SC)" w:date="2024-03-19T10:16:00Z"/>
              <w:rFonts w:asciiTheme="minorHAnsi" w:hAnsiTheme="minorHAnsi" w:cstheme="minorBidi"/>
              <w:noProof/>
              <w:kern w:val="2"/>
              <w:sz w:val="22"/>
              <w:szCs w:val="22"/>
              <w:lang w:val="en-CA" w:eastAsia="en-CA"/>
              <w14:ligatures w14:val="standardContextual"/>
            </w:rPr>
          </w:pPr>
          <w:ins w:id="30"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"_Toc161735800"</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2.2</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High Level – Automated Process Map</w:t>
            </w:r>
            <w:r>
              <w:rPr>
                <w:noProof/>
                <w:webHidden/>
              </w:rPr>
              <w:tab/>
            </w:r>
            <w:r>
              <w:rPr>
                <w:noProof/>
                <w:webHidden/>
              </w:rPr>
              <w:fldChar w:fldCharType="begin"/>
            </w:r>
            <w:r>
              <w:rPr>
                <w:noProof/>
                <w:webHidden/>
              </w:rPr>
              <w:instrText xml:space="preserve"> PAGEREF _Toc161735800 \h </w:instrText>
            </w:r>
          </w:ins>
          <w:r>
            <w:rPr>
              <w:noProof/>
              <w:webHidden/>
            </w:rPr>
          </w:r>
          <w:r>
            <w:rPr>
              <w:noProof/>
              <w:webHidden/>
            </w:rPr>
            <w:fldChar w:fldCharType="separate"/>
          </w:r>
          <w:ins w:id="31" w:author="Somarouthu, Bhargava (HC/SC)" w:date="2024-03-19T10:16:00Z">
            <w:r>
              <w:rPr>
                <w:noProof/>
                <w:webHidden/>
              </w:rPr>
              <w:t>11</w:t>
            </w:r>
            <w:r>
              <w:rPr>
                <w:noProof/>
                <w:webHidden/>
              </w:rPr>
              <w:fldChar w:fldCharType="end"/>
            </w:r>
            <w:r w:rsidRPr="007B0A29">
              <w:rPr>
                <w:rStyle w:val="Hyperlink"/>
                <w:noProof/>
              </w:rPr>
              <w:fldChar w:fldCharType="end"/>
            </w:r>
          </w:ins>
        </w:p>
        <w:p w14:paraId="1366863E" w14:textId="02AF49EA" w:rsidR="000C06EE" w:rsidRDefault="000C06EE">
          <w:pPr>
            <w:pStyle w:val="TOC1"/>
            <w:tabs>
              <w:tab w:val="left" w:pos="851"/>
            </w:tabs>
            <w:rPr>
              <w:ins w:id="32" w:author="Somarouthu, Bhargava (HC/SC)" w:date="2024-03-19T10:16:00Z"/>
              <w:rFonts w:asciiTheme="minorHAnsi" w:hAnsiTheme="minorHAnsi" w:cstheme="minorBidi"/>
              <w:noProof/>
              <w:kern w:val="2"/>
              <w:sz w:val="22"/>
              <w:szCs w:val="22"/>
              <w:lang w:val="en-CA" w:eastAsia="en-CA"/>
              <w14:ligatures w14:val="standardContextual"/>
            </w:rPr>
          </w:pPr>
          <w:ins w:id="33"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"_Toc161735801"</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noProof/>
              </w:rPr>
              <w:t>3.</w:t>
            </w:r>
            <w:r>
              <w:rPr>
                <w:rFonts w:asciiTheme="minorHAnsi" w:hAnsiTheme="minorHAnsi" w:cstheme="minorBidi"/>
                <w:noProof/>
                <w:kern w:val="2"/>
                <w:sz w:val="22"/>
                <w:szCs w:val="22"/>
                <w:lang w:val="en-CA" w:eastAsia="en-CA"/>
                <w14:ligatures w14:val="standardContextual"/>
              </w:rPr>
              <w:tab/>
            </w:r>
            <w:r w:rsidRPr="007B0A29">
              <w:rPr>
                <w:rStyle w:val="Hyperlink"/>
                <w:rFonts w:ascii="Arial" w:hAnsi="Arial"/>
                <w:noProof/>
              </w:rPr>
              <w:t>As Is Process Description</w:t>
            </w:r>
            <w:r>
              <w:rPr>
                <w:noProof/>
                <w:webHidden/>
              </w:rPr>
              <w:tab/>
            </w:r>
            <w:r>
              <w:rPr>
                <w:noProof/>
                <w:webHidden/>
              </w:rPr>
              <w:fldChar w:fldCharType="begin"/>
            </w:r>
            <w:r>
              <w:rPr>
                <w:noProof/>
                <w:webHidden/>
              </w:rPr>
              <w:instrText xml:space="preserve"> PAGEREF _Toc161735801 \h </w:instrText>
            </w:r>
          </w:ins>
          <w:r>
            <w:rPr>
              <w:noProof/>
              <w:webHidden/>
            </w:rPr>
          </w:r>
          <w:r>
            <w:rPr>
              <w:noProof/>
              <w:webHidden/>
            </w:rPr>
            <w:fldChar w:fldCharType="separate"/>
          </w:r>
          <w:ins w:id="34" w:author="Somarouthu, Bhargava (HC/SC)" w:date="2024-03-19T10:16:00Z">
            <w:r>
              <w:rPr>
                <w:noProof/>
                <w:webHidden/>
              </w:rPr>
              <w:t>11</w:t>
            </w:r>
            <w:r>
              <w:rPr>
                <w:noProof/>
                <w:webHidden/>
              </w:rPr>
              <w:fldChar w:fldCharType="end"/>
            </w:r>
            <w:r w:rsidRPr="007B0A29">
              <w:rPr>
                <w:rStyle w:val="Hyperlink"/>
                <w:noProof/>
              </w:rPr>
              <w:fldChar w:fldCharType="end"/>
            </w:r>
          </w:ins>
        </w:p>
        <w:p w14:paraId="5F38B6A3" w14:textId="5DE0E376" w:rsidR="000C06EE" w:rsidRDefault="000C06EE" w:rsidP="000C06EE">
          <w:pPr>
            <w:pStyle w:val="TOC2"/>
            <w:rPr>
              <w:ins w:id="35" w:author="Somarouthu, Bhargava (HC/SC)" w:date="2024-03-19T10:16:00Z"/>
              <w:rFonts w:asciiTheme="minorHAnsi" w:hAnsiTheme="minorHAnsi" w:cstheme="minorBidi"/>
              <w:noProof/>
              <w:kern w:val="2"/>
              <w:sz w:val="22"/>
              <w:szCs w:val="22"/>
              <w:lang w:val="en-CA" w:eastAsia="en-CA"/>
              <w14:ligatures w14:val="standardContextual"/>
            </w:rPr>
          </w:pPr>
          <w:ins w:id="36"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"_Toc161735802"</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3.1</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AS IS Process Map</w:t>
            </w:r>
            <w:r>
              <w:rPr>
                <w:noProof/>
                <w:webHidden/>
              </w:rPr>
              <w:tab/>
            </w:r>
            <w:r>
              <w:rPr>
                <w:noProof/>
                <w:webHidden/>
              </w:rPr>
              <w:fldChar w:fldCharType="begin"/>
            </w:r>
            <w:r>
              <w:rPr>
                <w:noProof/>
                <w:webHidden/>
              </w:rPr>
              <w:instrText xml:space="preserve"> PAGEREF _Toc161735802 \h </w:instrText>
            </w:r>
          </w:ins>
          <w:r>
            <w:rPr>
              <w:noProof/>
              <w:webHidden/>
            </w:rPr>
          </w:r>
          <w:r>
            <w:rPr>
              <w:noProof/>
              <w:webHidden/>
            </w:rPr>
            <w:fldChar w:fldCharType="separate"/>
          </w:r>
          <w:ins w:id="37" w:author="Somarouthu, Bhargava (HC/SC)" w:date="2024-03-19T10:16:00Z">
            <w:r>
              <w:rPr>
                <w:noProof/>
                <w:webHidden/>
              </w:rPr>
              <w:t>11</w:t>
            </w:r>
            <w:r>
              <w:rPr>
                <w:noProof/>
                <w:webHidden/>
              </w:rPr>
              <w:fldChar w:fldCharType="end"/>
            </w:r>
            <w:r w:rsidRPr="007B0A29">
              <w:rPr>
                <w:rStyle w:val="Hyperlink"/>
                <w:noProof/>
              </w:rPr>
              <w:fldChar w:fldCharType="end"/>
            </w:r>
          </w:ins>
        </w:p>
        <w:p w14:paraId="1DC37B4F" w14:textId="49A32759" w:rsidR="000C06EE" w:rsidRDefault="000C06EE" w:rsidP="000C06EE">
          <w:pPr>
            <w:pStyle w:val="TOC2"/>
            <w:rPr>
              <w:ins w:id="38" w:author="Somarouthu, Bhargava (HC/SC)" w:date="2024-03-19T10:16:00Z"/>
              <w:rFonts w:asciiTheme="minorHAnsi" w:hAnsiTheme="minorHAnsi" w:cstheme="minorBidi"/>
              <w:noProof/>
              <w:kern w:val="2"/>
              <w:sz w:val="22"/>
              <w:szCs w:val="22"/>
              <w:lang w:val="en-CA" w:eastAsia="en-CA"/>
              <w14:ligatures w14:val="standardContextual"/>
            </w:rPr>
          </w:pPr>
          <w:ins w:id="39"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"_Toc161735803"</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3.1.1</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High Level Process Map</w:t>
            </w:r>
            <w:r>
              <w:rPr>
                <w:noProof/>
                <w:webHidden/>
              </w:rPr>
              <w:tab/>
            </w:r>
            <w:r>
              <w:rPr>
                <w:noProof/>
                <w:webHidden/>
              </w:rPr>
              <w:fldChar w:fldCharType="begin"/>
            </w:r>
            <w:r>
              <w:rPr>
                <w:noProof/>
                <w:webHidden/>
              </w:rPr>
              <w:instrText xml:space="preserve"> PAGEREF _Toc161735803 \h </w:instrText>
            </w:r>
          </w:ins>
          <w:r>
            <w:rPr>
              <w:noProof/>
              <w:webHidden/>
            </w:rPr>
          </w:r>
          <w:r>
            <w:rPr>
              <w:noProof/>
              <w:webHidden/>
            </w:rPr>
            <w:fldChar w:fldCharType="separate"/>
          </w:r>
          <w:ins w:id="40" w:author="Somarouthu, Bhargava (HC/SC)" w:date="2024-03-19T10:16:00Z">
            <w:r>
              <w:rPr>
                <w:noProof/>
                <w:webHidden/>
              </w:rPr>
              <w:t>11</w:t>
            </w:r>
            <w:r>
              <w:rPr>
                <w:noProof/>
                <w:webHidden/>
              </w:rPr>
              <w:fldChar w:fldCharType="end"/>
            </w:r>
            <w:r w:rsidRPr="007B0A29">
              <w:rPr>
                <w:rStyle w:val="Hyperlink"/>
                <w:noProof/>
              </w:rPr>
              <w:fldChar w:fldCharType="end"/>
            </w:r>
          </w:ins>
        </w:p>
        <w:p w14:paraId="6F5E5558" w14:textId="556F872B" w:rsidR="000C06EE" w:rsidRDefault="000C06EE">
          <w:pPr>
            <w:pStyle w:val="TOC1"/>
            <w:tabs>
              <w:tab w:val="left" w:pos="851"/>
            </w:tabs>
            <w:rPr>
              <w:ins w:id="41" w:author="Somarouthu, Bhargava (HC/SC)" w:date="2024-03-19T10:16:00Z"/>
              <w:rFonts w:asciiTheme="minorHAnsi" w:hAnsiTheme="minorHAnsi" w:cstheme="minorBidi"/>
              <w:noProof/>
              <w:kern w:val="2"/>
              <w:sz w:val="22"/>
              <w:szCs w:val="22"/>
              <w:lang w:val="en-CA" w:eastAsia="en-CA"/>
              <w14:ligatures w14:val="standardContextual"/>
            </w:rPr>
          </w:pPr>
          <w:ins w:id="42"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"_Toc161735804"</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noProof/>
              </w:rPr>
              <w:t>4.</w:t>
            </w:r>
            <w:r>
              <w:rPr>
                <w:rFonts w:asciiTheme="minorHAnsi" w:hAnsiTheme="minorHAnsi" w:cstheme="minorBidi"/>
                <w:noProof/>
                <w:kern w:val="2"/>
                <w:sz w:val="22"/>
                <w:szCs w:val="22"/>
                <w:lang w:val="en-CA" w:eastAsia="en-CA"/>
                <w14:ligatures w14:val="standardContextual"/>
              </w:rPr>
              <w:tab/>
            </w:r>
            <w:r w:rsidRPr="007B0A29">
              <w:rPr>
                <w:rStyle w:val="Hyperlink"/>
                <w:rFonts w:ascii="Arial" w:hAnsi="Arial"/>
                <w:noProof/>
              </w:rPr>
              <w:t>To Be Requirements &amp; Business Rules</w:t>
            </w:r>
            <w:r>
              <w:rPr>
                <w:noProof/>
                <w:webHidden/>
              </w:rPr>
              <w:tab/>
            </w:r>
            <w:r>
              <w:rPr>
                <w:noProof/>
                <w:webHidden/>
              </w:rPr>
              <w:fldChar w:fldCharType="begin"/>
            </w:r>
            <w:r>
              <w:rPr>
                <w:noProof/>
                <w:webHidden/>
              </w:rPr>
              <w:instrText xml:space="preserve"> PAGEREF _Toc161735804 \h </w:instrText>
            </w:r>
          </w:ins>
          <w:r>
            <w:rPr>
              <w:noProof/>
              <w:webHidden/>
            </w:rPr>
          </w:r>
          <w:r>
            <w:rPr>
              <w:noProof/>
              <w:webHidden/>
            </w:rPr>
            <w:fldChar w:fldCharType="separate"/>
          </w:r>
          <w:ins w:id="43" w:author="Somarouthu, Bhargava (HC/SC)" w:date="2024-03-19T10:16:00Z">
            <w:r>
              <w:rPr>
                <w:noProof/>
                <w:webHidden/>
              </w:rPr>
              <w:t>13</w:t>
            </w:r>
            <w:r>
              <w:rPr>
                <w:noProof/>
                <w:webHidden/>
              </w:rPr>
              <w:fldChar w:fldCharType="end"/>
            </w:r>
            <w:r w:rsidRPr="007B0A29">
              <w:rPr>
                <w:rStyle w:val="Hyperlink"/>
                <w:noProof/>
              </w:rPr>
              <w:fldChar w:fldCharType="end"/>
            </w:r>
          </w:ins>
        </w:p>
        <w:p w14:paraId="10FD1465" w14:textId="7D8CC438" w:rsidR="000C06EE" w:rsidRDefault="000C06EE" w:rsidP="000C06EE">
          <w:pPr>
            <w:pStyle w:val="TOC2"/>
            <w:rPr>
              <w:ins w:id="44" w:author="Somarouthu, Bhargava (HC/SC)" w:date="2024-03-19T10:16:00Z"/>
              <w:rFonts w:asciiTheme="minorHAnsi" w:hAnsiTheme="minorHAnsi" w:cstheme="minorBidi"/>
              <w:noProof/>
              <w:kern w:val="2"/>
              <w:sz w:val="22"/>
              <w:szCs w:val="22"/>
              <w:lang w:val="en-CA" w:eastAsia="en-CA"/>
              <w14:ligatures w14:val="standardContextual"/>
            </w:rPr>
          </w:pPr>
          <w:ins w:id="45"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"_Toc161735805"</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b/>
                <w:bCs/>
                <w:noProof/>
                <w:lang w:val="en-CA" w:eastAsia="en-CA"/>
              </w:rPr>
              <w:t>Process Screenshots</w:t>
            </w:r>
            <w:r>
              <w:rPr>
                <w:noProof/>
                <w:webHidden/>
              </w:rPr>
              <w:tab/>
            </w:r>
            <w:r>
              <w:rPr>
                <w:noProof/>
                <w:webHidden/>
              </w:rPr>
              <w:fldChar w:fldCharType="begin"/>
            </w:r>
            <w:r>
              <w:rPr>
                <w:noProof/>
                <w:webHidden/>
              </w:rPr>
              <w:instrText xml:space="preserve"> PAGEREF _Toc161735805 \h </w:instrText>
            </w:r>
          </w:ins>
          <w:r>
            <w:rPr>
              <w:noProof/>
              <w:webHidden/>
            </w:rPr>
          </w:r>
          <w:r>
            <w:rPr>
              <w:noProof/>
              <w:webHidden/>
            </w:rPr>
            <w:fldChar w:fldCharType="separate"/>
          </w:r>
          <w:ins w:id="46" w:author="Somarouthu, Bhargava (HC/SC)" w:date="2024-03-19T10:16:00Z">
            <w:r>
              <w:rPr>
                <w:noProof/>
                <w:webHidden/>
              </w:rPr>
              <w:t>23</w:t>
            </w:r>
            <w:r>
              <w:rPr>
                <w:noProof/>
                <w:webHidden/>
              </w:rPr>
              <w:fldChar w:fldCharType="end"/>
            </w:r>
            <w:r w:rsidRPr="007B0A29">
              <w:rPr>
                <w:rStyle w:val="Hyperlink"/>
                <w:noProof/>
              </w:rPr>
              <w:fldChar w:fldCharType="end"/>
            </w:r>
          </w:ins>
        </w:p>
        <w:p w14:paraId="5804313E" w14:textId="25CE1EEC" w:rsidR="000C06EE" w:rsidRDefault="000C06EE" w:rsidP="000C06EE">
          <w:pPr>
            <w:pStyle w:val="TOC3"/>
            <w:rPr>
              <w:ins w:id="47" w:author="Somarouthu, Bhargava (HC/SC)" w:date="2024-03-19T10:16:00Z"/>
              <w:rFonts w:asciiTheme="minorHAnsi" w:hAnsiTheme="minorHAnsi" w:cstheme="minorBidi"/>
              <w:noProof/>
              <w:kern w:val="2"/>
              <w:sz w:val="22"/>
              <w:szCs w:val="22"/>
              <w:lang w:val="en-CA" w:eastAsia="en-CA"/>
              <w14:ligatures w14:val="standardContextual"/>
            </w:rPr>
          </w:pPr>
          <w:ins w:id="48"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"_Toc161735806"</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SCR01 – SAP Login</w:t>
            </w:r>
            <w:r>
              <w:rPr>
                <w:noProof/>
                <w:webHidden/>
              </w:rPr>
              <w:tab/>
            </w:r>
            <w:r>
              <w:rPr>
                <w:noProof/>
                <w:webHidden/>
              </w:rPr>
              <w:fldChar w:fldCharType="begin"/>
            </w:r>
            <w:r>
              <w:rPr>
                <w:noProof/>
                <w:webHidden/>
              </w:rPr>
              <w:instrText xml:space="preserve"> PAGEREF _Toc161735806 \h </w:instrText>
            </w:r>
          </w:ins>
          <w:r>
            <w:rPr>
              <w:noProof/>
              <w:webHidden/>
            </w:rPr>
          </w:r>
          <w:r>
            <w:rPr>
              <w:noProof/>
              <w:webHidden/>
            </w:rPr>
            <w:fldChar w:fldCharType="separate"/>
          </w:r>
          <w:ins w:id="49" w:author="Somarouthu, Bhargava (HC/SC)" w:date="2024-03-19T10:16:00Z">
            <w:r>
              <w:rPr>
                <w:noProof/>
                <w:webHidden/>
              </w:rPr>
              <w:t>23</w:t>
            </w:r>
            <w:r>
              <w:rPr>
                <w:noProof/>
                <w:webHidden/>
              </w:rPr>
              <w:fldChar w:fldCharType="end"/>
            </w:r>
            <w:r w:rsidRPr="007B0A29">
              <w:rPr>
                <w:rStyle w:val="Hyperlink"/>
                <w:noProof/>
              </w:rPr>
              <w:fldChar w:fldCharType="end"/>
            </w:r>
          </w:ins>
        </w:p>
        <w:p w14:paraId="33E20D76" w14:textId="3F4E7883" w:rsidR="000C06EE" w:rsidRDefault="000C06EE" w:rsidP="000C06EE">
          <w:pPr>
            <w:pStyle w:val="TOC3"/>
            <w:rPr>
              <w:ins w:id="50" w:author="Somarouthu, Bhargava (HC/SC)" w:date="2024-03-19T10:16:00Z"/>
              <w:rFonts w:asciiTheme="minorHAnsi" w:hAnsiTheme="minorHAnsi" w:cstheme="minorBidi"/>
              <w:noProof/>
              <w:kern w:val="2"/>
              <w:sz w:val="22"/>
              <w:szCs w:val="22"/>
              <w:lang w:val="en-CA" w:eastAsia="en-CA"/>
              <w14:ligatures w14:val="standardContextual"/>
            </w:rPr>
          </w:pPr>
          <w:ins w:id="51"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"_Toc161735807"</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fr-CA"/>
              </w:rPr>
              <w:t>SCR02.1 - New JV Form-EN</w:t>
            </w:r>
            <w:r>
              <w:rPr>
                <w:noProof/>
                <w:webHidden/>
              </w:rPr>
              <w:tab/>
            </w:r>
            <w:r>
              <w:rPr>
                <w:noProof/>
                <w:webHidden/>
              </w:rPr>
              <w:fldChar w:fldCharType="begin"/>
            </w:r>
            <w:r>
              <w:rPr>
                <w:noProof/>
                <w:webHidden/>
              </w:rPr>
              <w:instrText xml:space="preserve"> PAGEREF _Toc161735807 \h </w:instrText>
            </w:r>
          </w:ins>
          <w:r>
            <w:rPr>
              <w:noProof/>
              <w:webHidden/>
            </w:rPr>
          </w:r>
          <w:r>
            <w:rPr>
              <w:noProof/>
              <w:webHidden/>
            </w:rPr>
            <w:fldChar w:fldCharType="separate"/>
          </w:r>
          <w:ins w:id="52" w:author="Somarouthu, Bhargava (HC/SC)" w:date="2024-03-19T10:16:00Z">
            <w:r>
              <w:rPr>
                <w:noProof/>
                <w:webHidden/>
              </w:rPr>
              <w:t>24</w:t>
            </w:r>
            <w:r>
              <w:rPr>
                <w:noProof/>
                <w:webHidden/>
              </w:rPr>
              <w:fldChar w:fldCharType="end"/>
            </w:r>
            <w:r w:rsidRPr="007B0A29">
              <w:rPr>
                <w:rStyle w:val="Hyperlink"/>
                <w:noProof/>
              </w:rPr>
              <w:fldChar w:fldCharType="end"/>
            </w:r>
          </w:ins>
        </w:p>
        <w:p w14:paraId="022B3DF7" w14:textId="396DC448" w:rsidR="000C06EE" w:rsidRDefault="000C06EE" w:rsidP="000C06EE">
          <w:pPr>
            <w:pStyle w:val="TOC3"/>
            <w:rPr>
              <w:ins w:id="53" w:author="Somarouthu, Bhargava (HC/SC)" w:date="2024-03-19T10:16:00Z"/>
              <w:rFonts w:asciiTheme="minorHAnsi" w:hAnsiTheme="minorHAnsi" w:cstheme="minorBidi"/>
              <w:noProof/>
              <w:kern w:val="2"/>
              <w:sz w:val="22"/>
              <w:szCs w:val="22"/>
              <w:lang w:val="en-CA" w:eastAsia="en-CA"/>
              <w14:ligatures w14:val="standardContextual"/>
            </w:rPr>
          </w:pPr>
          <w:ins w:id="54"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"_Toc161735808"</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SCR02.2 – New JV Form-FR</w:t>
            </w:r>
            <w:r>
              <w:rPr>
                <w:noProof/>
                <w:webHidden/>
              </w:rPr>
              <w:tab/>
            </w:r>
            <w:r>
              <w:rPr>
                <w:noProof/>
                <w:webHidden/>
              </w:rPr>
              <w:fldChar w:fldCharType="begin"/>
            </w:r>
            <w:r>
              <w:rPr>
                <w:noProof/>
                <w:webHidden/>
              </w:rPr>
              <w:instrText xml:space="preserve"> PAGEREF _Toc161735808 \h </w:instrText>
            </w:r>
          </w:ins>
          <w:r>
            <w:rPr>
              <w:noProof/>
              <w:webHidden/>
            </w:rPr>
          </w:r>
          <w:r>
            <w:rPr>
              <w:noProof/>
              <w:webHidden/>
            </w:rPr>
            <w:fldChar w:fldCharType="separate"/>
          </w:r>
          <w:ins w:id="55" w:author="Somarouthu, Bhargava (HC/SC)" w:date="2024-03-19T10:16:00Z">
            <w:r>
              <w:rPr>
                <w:noProof/>
                <w:webHidden/>
              </w:rPr>
              <w:t>24</w:t>
            </w:r>
            <w:r>
              <w:rPr>
                <w:noProof/>
                <w:webHidden/>
              </w:rPr>
              <w:fldChar w:fldCharType="end"/>
            </w:r>
            <w:r w:rsidRPr="007B0A29">
              <w:rPr>
                <w:rStyle w:val="Hyperlink"/>
                <w:noProof/>
              </w:rPr>
              <w:fldChar w:fldCharType="end"/>
            </w:r>
          </w:ins>
        </w:p>
        <w:p w14:paraId="4FF4D4E4" w14:textId="46179A47" w:rsidR="000C06EE" w:rsidRDefault="000C06EE" w:rsidP="000C06EE">
          <w:pPr>
            <w:pStyle w:val="TOC3"/>
            <w:rPr>
              <w:ins w:id="56" w:author="Somarouthu, Bhargava (HC/SC)" w:date="2024-03-19T10:16:00Z"/>
              <w:rFonts w:asciiTheme="minorHAnsi" w:hAnsiTheme="minorHAnsi" w:cstheme="minorBidi"/>
              <w:noProof/>
              <w:kern w:val="2"/>
              <w:sz w:val="22"/>
              <w:szCs w:val="22"/>
              <w:lang w:val="en-CA" w:eastAsia="en-CA"/>
              <w14:ligatures w14:val="standardContextual"/>
            </w:rPr>
          </w:pPr>
          <w:ins w:id="57"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"_Toc161735809"</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fr-CA"/>
              </w:rPr>
              <w:t>SCR03.1 - SI &amp; SA doc type identification- EN</w:t>
            </w:r>
            <w:r>
              <w:rPr>
                <w:noProof/>
                <w:webHidden/>
              </w:rPr>
              <w:tab/>
            </w:r>
            <w:r>
              <w:rPr>
                <w:noProof/>
                <w:webHidden/>
              </w:rPr>
              <w:fldChar w:fldCharType="begin"/>
            </w:r>
            <w:r>
              <w:rPr>
                <w:noProof/>
                <w:webHidden/>
              </w:rPr>
              <w:instrText xml:space="preserve"> PAGEREF _Toc161735809 \h </w:instrText>
            </w:r>
          </w:ins>
          <w:r>
            <w:rPr>
              <w:noProof/>
              <w:webHidden/>
            </w:rPr>
          </w:r>
          <w:r>
            <w:rPr>
              <w:noProof/>
              <w:webHidden/>
            </w:rPr>
            <w:fldChar w:fldCharType="separate"/>
          </w:r>
          <w:ins w:id="58" w:author="Somarouthu, Bhargava (HC/SC)" w:date="2024-03-19T10:16:00Z">
            <w:r>
              <w:rPr>
                <w:noProof/>
                <w:webHidden/>
              </w:rPr>
              <w:t>25</w:t>
            </w:r>
            <w:r>
              <w:rPr>
                <w:noProof/>
                <w:webHidden/>
              </w:rPr>
              <w:fldChar w:fldCharType="end"/>
            </w:r>
            <w:r w:rsidRPr="007B0A29">
              <w:rPr>
                <w:rStyle w:val="Hyperlink"/>
                <w:noProof/>
              </w:rPr>
              <w:fldChar w:fldCharType="end"/>
            </w:r>
          </w:ins>
        </w:p>
        <w:p w14:paraId="7E981674" w14:textId="158BAFF7" w:rsidR="000C06EE" w:rsidRDefault="000C06EE" w:rsidP="000C06EE">
          <w:pPr>
            <w:pStyle w:val="TOC3"/>
            <w:rPr>
              <w:ins w:id="59" w:author="Somarouthu, Bhargava (HC/SC)" w:date="2024-03-19T10:16:00Z"/>
              <w:rFonts w:asciiTheme="minorHAnsi" w:hAnsiTheme="minorHAnsi" w:cstheme="minorBidi"/>
              <w:noProof/>
              <w:kern w:val="2"/>
              <w:sz w:val="22"/>
              <w:szCs w:val="22"/>
              <w:lang w:val="en-CA" w:eastAsia="en-CA"/>
              <w14:ligatures w14:val="standardContextual"/>
            </w:rPr>
          </w:pPr>
          <w:ins w:id="60"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"_Toc161735810"</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fr-CA"/>
              </w:rPr>
              <w:t>SCR03.2 - SI &amp; SA doc type identification-FR</w:t>
            </w:r>
            <w:r>
              <w:rPr>
                <w:noProof/>
                <w:webHidden/>
              </w:rPr>
              <w:tab/>
            </w:r>
            <w:r>
              <w:rPr>
                <w:noProof/>
                <w:webHidden/>
              </w:rPr>
              <w:fldChar w:fldCharType="begin"/>
            </w:r>
            <w:r>
              <w:rPr>
                <w:noProof/>
                <w:webHidden/>
              </w:rPr>
              <w:instrText xml:space="preserve"> PAGEREF _Toc161735810 \h </w:instrText>
            </w:r>
          </w:ins>
          <w:r>
            <w:rPr>
              <w:noProof/>
              <w:webHidden/>
            </w:rPr>
          </w:r>
          <w:r>
            <w:rPr>
              <w:noProof/>
              <w:webHidden/>
            </w:rPr>
            <w:fldChar w:fldCharType="separate"/>
          </w:r>
          <w:ins w:id="61" w:author="Somarouthu, Bhargava (HC/SC)" w:date="2024-03-19T10:16:00Z">
            <w:r>
              <w:rPr>
                <w:noProof/>
                <w:webHidden/>
              </w:rPr>
              <w:t>25</w:t>
            </w:r>
            <w:r>
              <w:rPr>
                <w:noProof/>
                <w:webHidden/>
              </w:rPr>
              <w:fldChar w:fldCharType="end"/>
            </w:r>
            <w:r w:rsidRPr="007B0A29">
              <w:rPr>
                <w:rStyle w:val="Hyperlink"/>
                <w:noProof/>
              </w:rPr>
              <w:fldChar w:fldCharType="end"/>
            </w:r>
          </w:ins>
        </w:p>
        <w:p w14:paraId="2BA25900" w14:textId="21DF42E7" w:rsidR="000C06EE" w:rsidRDefault="000C06EE" w:rsidP="000C06EE">
          <w:pPr>
            <w:pStyle w:val="TOC3"/>
            <w:rPr>
              <w:ins w:id="62" w:author="Somarouthu, Bhargava (HC/SC)" w:date="2024-03-19T10:16:00Z"/>
              <w:rFonts w:asciiTheme="minorHAnsi" w:hAnsiTheme="minorHAnsi" w:cstheme="minorBidi"/>
              <w:noProof/>
              <w:kern w:val="2"/>
              <w:sz w:val="22"/>
              <w:szCs w:val="22"/>
              <w:lang w:val="en-CA" w:eastAsia="en-CA"/>
              <w14:ligatures w14:val="standardContextual"/>
            </w:rPr>
          </w:pPr>
          <w:ins w:id="63"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"_Toc161735811"</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SCR04.1 – Credit/Debit Total &amp; JV Balance-EN</w:t>
            </w:r>
            <w:r>
              <w:rPr>
                <w:noProof/>
                <w:webHidden/>
              </w:rPr>
              <w:tab/>
            </w:r>
            <w:r>
              <w:rPr>
                <w:noProof/>
                <w:webHidden/>
              </w:rPr>
              <w:fldChar w:fldCharType="begin"/>
            </w:r>
            <w:r>
              <w:rPr>
                <w:noProof/>
                <w:webHidden/>
              </w:rPr>
              <w:instrText xml:space="preserve"> PAGEREF _Toc161735811 \h </w:instrText>
            </w:r>
          </w:ins>
          <w:r>
            <w:rPr>
              <w:noProof/>
              <w:webHidden/>
            </w:rPr>
          </w:r>
          <w:r>
            <w:rPr>
              <w:noProof/>
              <w:webHidden/>
            </w:rPr>
            <w:fldChar w:fldCharType="separate"/>
          </w:r>
          <w:ins w:id="64" w:author="Somarouthu, Bhargava (HC/SC)" w:date="2024-03-19T10:16:00Z">
            <w:r>
              <w:rPr>
                <w:noProof/>
                <w:webHidden/>
              </w:rPr>
              <w:t>25</w:t>
            </w:r>
            <w:r>
              <w:rPr>
                <w:noProof/>
                <w:webHidden/>
              </w:rPr>
              <w:fldChar w:fldCharType="end"/>
            </w:r>
            <w:r w:rsidRPr="007B0A29">
              <w:rPr>
                <w:rStyle w:val="Hyperlink"/>
                <w:noProof/>
              </w:rPr>
              <w:fldChar w:fldCharType="end"/>
            </w:r>
          </w:ins>
        </w:p>
        <w:p w14:paraId="0E3D2E65" w14:textId="0DF66C0F" w:rsidR="000C06EE" w:rsidRDefault="000C06EE" w:rsidP="000C06EE">
          <w:pPr>
            <w:pStyle w:val="TOC3"/>
            <w:rPr>
              <w:ins w:id="65" w:author="Somarouthu, Bhargava (HC/SC)" w:date="2024-03-19T10:16:00Z"/>
              <w:rFonts w:asciiTheme="minorHAnsi" w:hAnsiTheme="minorHAnsi" w:cstheme="minorBidi"/>
              <w:noProof/>
              <w:kern w:val="2"/>
              <w:sz w:val="22"/>
              <w:szCs w:val="22"/>
              <w:lang w:val="en-CA" w:eastAsia="en-CA"/>
              <w14:ligatures w14:val="standardContextual"/>
            </w:rPr>
          </w:pPr>
          <w:ins w:id="66"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"_Toc161735812"</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SCR04.2 – Credit/Debit Total &amp; JV Balance-FR</w:t>
            </w:r>
            <w:r>
              <w:rPr>
                <w:noProof/>
                <w:webHidden/>
              </w:rPr>
              <w:tab/>
            </w:r>
            <w:r>
              <w:rPr>
                <w:noProof/>
                <w:webHidden/>
              </w:rPr>
              <w:fldChar w:fldCharType="begin"/>
            </w:r>
            <w:r>
              <w:rPr>
                <w:noProof/>
                <w:webHidden/>
              </w:rPr>
              <w:instrText xml:space="preserve"> PAGEREF _Toc161735812 \h </w:instrText>
            </w:r>
          </w:ins>
          <w:r>
            <w:rPr>
              <w:noProof/>
              <w:webHidden/>
            </w:rPr>
          </w:r>
          <w:r>
            <w:rPr>
              <w:noProof/>
              <w:webHidden/>
            </w:rPr>
            <w:fldChar w:fldCharType="separate"/>
          </w:r>
          <w:ins w:id="67" w:author="Somarouthu, Bhargava (HC/SC)" w:date="2024-03-19T10:16:00Z">
            <w:r>
              <w:rPr>
                <w:noProof/>
                <w:webHidden/>
              </w:rPr>
              <w:t>25</w:t>
            </w:r>
            <w:r>
              <w:rPr>
                <w:noProof/>
                <w:webHidden/>
              </w:rPr>
              <w:fldChar w:fldCharType="end"/>
            </w:r>
            <w:r w:rsidRPr="007B0A29">
              <w:rPr>
                <w:rStyle w:val="Hyperlink"/>
                <w:noProof/>
              </w:rPr>
              <w:fldChar w:fldCharType="end"/>
            </w:r>
          </w:ins>
        </w:p>
        <w:p w14:paraId="5C29808D" w14:textId="4784044B" w:rsidR="000C06EE" w:rsidRDefault="000C06EE" w:rsidP="000C06EE">
          <w:pPr>
            <w:pStyle w:val="TOC3"/>
            <w:rPr>
              <w:ins w:id="68" w:author="Somarouthu, Bhargava (HC/SC)" w:date="2024-03-19T10:16:00Z"/>
              <w:rFonts w:asciiTheme="minorHAnsi" w:hAnsiTheme="minorHAnsi" w:cstheme="minorBidi"/>
              <w:noProof/>
              <w:kern w:val="2"/>
              <w:sz w:val="22"/>
              <w:szCs w:val="22"/>
              <w:lang w:val="en-CA" w:eastAsia="en-CA"/>
              <w14:ligatures w14:val="standardContextual"/>
            </w:rPr>
          </w:pPr>
          <w:ins w:id="69"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"_Toc161735813"</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SCR05.1 – Mandatory fields in JV form Credit/Debit tables-EN</w:t>
            </w:r>
            <w:r>
              <w:rPr>
                <w:noProof/>
                <w:webHidden/>
              </w:rPr>
              <w:tab/>
            </w:r>
            <w:r>
              <w:rPr>
                <w:noProof/>
                <w:webHidden/>
              </w:rPr>
              <w:fldChar w:fldCharType="begin"/>
            </w:r>
            <w:r>
              <w:rPr>
                <w:noProof/>
                <w:webHidden/>
              </w:rPr>
              <w:instrText xml:space="preserve"> PAGEREF _Toc161735813 \h </w:instrText>
            </w:r>
          </w:ins>
          <w:r>
            <w:rPr>
              <w:noProof/>
              <w:webHidden/>
            </w:rPr>
          </w:r>
          <w:r>
            <w:rPr>
              <w:noProof/>
              <w:webHidden/>
            </w:rPr>
            <w:fldChar w:fldCharType="separate"/>
          </w:r>
          <w:ins w:id="70" w:author="Somarouthu, Bhargava (HC/SC)" w:date="2024-03-19T10:16:00Z">
            <w:r>
              <w:rPr>
                <w:noProof/>
                <w:webHidden/>
              </w:rPr>
              <w:t>26</w:t>
            </w:r>
            <w:r>
              <w:rPr>
                <w:noProof/>
                <w:webHidden/>
              </w:rPr>
              <w:fldChar w:fldCharType="end"/>
            </w:r>
            <w:r w:rsidRPr="007B0A29">
              <w:rPr>
                <w:rStyle w:val="Hyperlink"/>
                <w:noProof/>
              </w:rPr>
              <w:fldChar w:fldCharType="end"/>
            </w:r>
          </w:ins>
        </w:p>
        <w:p w14:paraId="3F359357" w14:textId="6C8F91BE" w:rsidR="000C06EE" w:rsidRDefault="000C06EE" w:rsidP="000C06EE">
          <w:pPr>
            <w:pStyle w:val="TOC3"/>
            <w:rPr>
              <w:ins w:id="71" w:author="Somarouthu, Bhargava (HC/SC)" w:date="2024-03-19T10:16:00Z"/>
              <w:rFonts w:asciiTheme="minorHAnsi" w:hAnsiTheme="minorHAnsi" w:cstheme="minorBidi"/>
              <w:noProof/>
              <w:kern w:val="2"/>
              <w:sz w:val="22"/>
              <w:szCs w:val="22"/>
              <w:lang w:val="en-CA" w:eastAsia="en-CA"/>
              <w14:ligatures w14:val="standardContextual"/>
            </w:rPr>
          </w:pPr>
          <w:ins w:id="72"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"_Toc161735814"</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SCR05.2 – Mandatory fields in JV form Credit/Debit tables-FR</w:t>
            </w:r>
            <w:r>
              <w:rPr>
                <w:noProof/>
                <w:webHidden/>
              </w:rPr>
              <w:tab/>
            </w:r>
            <w:r>
              <w:rPr>
                <w:noProof/>
                <w:webHidden/>
              </w:rPr>
              <w:fldChar w:fldCharType="begin"/>
            </w:r>
            <w:r>
              <w:rPr>
                <w:noProof/>
                <w:webHidden/>
              </w:rPr>
              <w:instrText xml:space="preserve"> PAGEREF _Toc161735814 \h </w:instrText>
            </w:r>
          </w:ins>
          <w:r>
            <w:rPr>
              <w:noProof/>
              <w:webHidden/>
            </w:rPr>
          </w:r>
          <w:r>
            <w:rPr>
              <w:noProof/>
              <w:webHidden/>
            </w:rPr>
            <w:fldChar w:fldCharType="separate"/>
          </w:r>
          <w:ins w:id="73" w:author="Somarouthu, Bhargava (HC/SC)" w:date="2024-03-19T10:16:00Z">
            <w:r>
              <w:rPr>
                <w:noProof/>
                <w:webHidden/>
              </w:rPr>
              <w:t>26</w:t>
            </w:r>
            <w:r>
              <w:rPr>
                <w:noProof/>
                <w:webHidden/>
              </w:rPr>
              <w:fldChar w:fldCharType="end"/>
            </w:r>
            <w:r w:rsidRPr="007B0A29">
              <w:rPr>
                <w:rStyle w:val="Hyperlink"/>
                <w:noProof/>
              </w:rPr>
              <w:fldChar w:fldCharType="end"/>
            </w:r>
          </w:ins>
        </w:p>
        <w:p w14:paraId="05623C96" w14:textId="10161A12" w:rsidR="000C06EE" w:rsidRDefault="000C06EE" w:rsidP="000C06EE">
          <w:pPr>
            <w:pStyle w:val="TOC3"/>
            <w:rPr>
              <w:ins w:id="74" w:author="Somarouthu, Bhargava (HC/SC)" w:date="2024-03-19T10:16:00Z"/>
              <w:rFonts w:asciiTheme="minorHAnsi" w:hAnsiTheme="minorHAnsi" w:cstheme="minorBidi"/>
              <w:noProof/>
              <w:kern w:val="2"/>
              <w:sz w:val="22"/>
              <w:szCs w:val="22"/>
              <w:lang w:val="en-CA" w:eastAsia="en-CA"/>
              <w14:ligatures w14:val="standardContextual"/>
            </w:rPr>
          </w:pPr>
          <w:ins w:id="75"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"_Toc161735815"</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SCR06.1 – Optional fields in JV form Credit/Debit tables-EN</w:t>
            </w:r>
            <w:r>
              <w:rPr>
                <w:noProof/>
                <w:webHidden/>
              </w:rPr>
              <w:tab/>
            </w:r>
            <w:r>
              <w:rPr>
                <w:noProof/>
                <w:webHidden/>
              </w:rPr>
              <w:fldChar w:fldCharType="begin"/>
            </w:r>
            <w:r>
              <w:rPr>
                <w:noProof/>
                <w:webHidden/>
              </w:rPr>
              <w:instrText xml:space="preserve"> PAGEREF _Toc161735815 \h </w:instrText>
            </w:r>
          </w:ins>
          <w:r>
            <w:rPr>
              <w:noProof/>
              <w:webHidden/>
            </w:rPr>
          </w:r>
          <w:r>
            <w:rPr>
              <w:noProof/>
              <w:webHidden/>
            </w:rPr>
            <w:fldChar w:fldCharType="separate"/>
          </w:r>
          <w:ins w:id="76" w:author="Somarouthu, Bhargava (HC/SC)" w:date="2024-03-19T10:16:00Z">
            <w:r>
              <w:rPr>
                <w:noProof/>
                <w:webHidden/>
              </w:rPr>
              <w:t>27</w:t>
            </w:r>
            <w:r>
              <w:rPr>
                <w:noProof/>
                <w:webHidden/>
              </w:rPr>
              <w:fldChar w:fldCharType="end"/>
            </w:r>
            <w:r w:rsidRPr="007B0A29">
              <w:rPr>
                <w:rStyle w:val="Hyperlink"/>
                <w:noProof/>
              </w:rPr>
              <w:fldChar w:fldCharType="end"/>
            </w:r>
          </w:ins>
        </w:p>
        <w:p w14:paraId="24BB0103" w14:textId="329EAE9D" w:rsidR="000C06EE" w:rsidRDefault="000C06EE" w:rsidP="000C06EE">
          <w:pPr>
            <w:pStyle w:val="TOC3"/>
            <w:rPr>
              <w:ins w:id="77" w:author="Somarouthu, Bhargava (HC/SC)" w:date="2024-03-19T10:16:00Z"/>
              <w:rFonts w:asciiTheme="minorHAnsi" w:hAnsiTheme="minorHAnsi" w:cstheme="minorBidi"/>
              <w:noProof/>
              <w:kern w:val="2"/>
              <w:sz w:val="22"/>
              <w:szCs w:val="22"/>
              <w:lang w:val="en-CA" w:eastAsia="en-CA"/>
              <w14:ligatures w14:val="standardContextual"/>
            </w:rPr>
          </w:pPr>
          <w:ins w:id="78"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"_Toc161735816"</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SCR06.2 – Optional fields in JV form Credit/Debit tables-FR</w:t>
            </w:r>
            <w:r>
              <w:rPr>
                <w:noProof/>
                <w:webHidden/>
              </w:rPr>
              <w:tab/>
            </w:r>
            <w:r>
              <w:rPr>
                <w:noProof/>
                <w:webHidden/>
              </w:rPr>
              <w:fldChar w:fldCharType="begin"/>
            </w:r>
            <w:r>
              <w:rPr>
                <w:noProof/>
                <w:webHidden/>
              </w:rPr>
              <w:instrText xml:space="preserve"> PAGEREF _Toc161735816 \h </w:instrText>
            </w:r>
          </w:ins>
          <w:r>
            <w:rPr>
              <w:noProof/>
              <w:webHidden/>
            </w:rPr>
          </w:r>
          <w:r>
            <w:rPr>
              <w:noProof/>
              <w:webHidden/>
            </w:rPr>
            <w:fldChar w:fldCharType="separate"/>
          </w:r>
          <w:ins w:id="79" w:author="Somarouthu, Bhargava (HC/SC)" w:date="2024-03-19T10:16:00Z">
            <w:r>
              <w:rPr>
                <w:noProof/>
                <w:webHidden/>
              </w:rPr>
              <w:t>27</w:t>
            </w:r>
            <w:r>
              <w:rPr>
                <w:noProof/>
                <w:webHidden/>
              </w:rPr>
              <w:fldChar w:fldCharType="end"/>
            </w:r>
            <w:r w:rsidRPr="007B0A29">
              <w:rPr>
                <w:rStyle w:val="Hyperlink"/>
                <w:noProof/>
              </w:rPr>
              <w:fldChar w:fldCharType="end"/>
            </w:r>
          </w:ins>
        </w:p>
        <w:p w14:paraId="3522A49C" w14:textId="6FE35AA9" w:rsidR="000C06EE" w:rsidRDefault="000C06EE" w:rsidP="000C06EE">
          <w:pPr>
            <w:pStyle w:val="TOC3"/>
            <w:rPr>
              <w:ins w:id="80" w:author="Somarouthu, Bhargava (HC/SC)" w:date="2024-03-19T10:16:00Z"/>
              <w:rFonts w:asciiTheme="minorHAnsi" w:hAnsiTheme="minorHAnsi" w:cstheme="minorBidi"/>
              <w:noProof/>
              <w:kern w:val="2"/>
              <w:sz w:val="22"/>
              <w:szCs w:val="22"/>
              <w:lang w:val="en-CA" w:eastAsia="en-CA"/>
              <w14:ligatures w14:val="standardContextual"/>
            </w:rPr>
          </w:pPr>
          <w:ins w:id="81"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"_Toc161735817"</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SCR07 –  Navigate to FV50</w:t>
            </w:r>
            <w:r>
              <w:rPr>
                <w:noProof/>
                <w:webHidden/>
              </w:rPr>
              <w:tab/>
            </w:r>
            <w:r>
              <w:rPr>
                <w:noProof/>
                <w:webHidden/>
              </w:rPr>
              <w:fldChar w:fldCharType="begin"/>
            </w:r>
            <w:r>
              <w:rPr>
                <w:noProof/>
                <w:webHidden/>
              </w:rPr>
              <w:instrText xml:space="preserve"> PAGEREF _Toc161735817 \h </w:instrText>
            </w:r>
          </w:ins>
          <w:r>
            <w:rPr>
              <w:noProof/>
              <w:webHidden/>
            </w:rPr>
          </w:r>
          <w:r>
            <w:rPr>
              <w:noProof/>
              <w:webHidden/>
            </w:rPr>
            <w:fldChar w:fldCharType="separate"/>
          </w:r>
          <w:ins w:id="82" w:author="Somarouthu, Bhargava (HC/SC)" w:date="2024-03-19T10:16:00Z">
            <w:r>
              <w:rPr>
                <w:noProof/>
                <w:webHidden/>
              </w:rPr>
              <w:t>28</w:t>
            </w:r>
            <w:r>
              <w:rPr>
                <w:noProof/>
                <w:webHidden/>
              </w:rPr>
              <w:fldChar w:fldCharType="end"/>
            </w:r>
            <w:r w:rsidRPr="007B0A29">
              <w:rPr>
                <w:rStyle w:val="Hyperlink"/>
                <w:noProof/>
              </w:rPr>
              <w:fldChar w:fldCharType="end"/>
            </w:r>
          </w:ins>
        </w:p>
        <w:p w14:paraId="0D11CA51" w14:textId="2BA4116D" w:rsidR="000C06EE" w:rsidRDefault="000C06EE" w:rsidP="000C06EE">
          <w:pPr>
            <w:pStyle w:val="TOC3"/>
            <w:rPr>
              <w:ins w:id="83" w:author="Somarouthu, Bhargava (HC/SC)" w:date="2024-03-19T10:16:00Z"/>
              <w:rFonts w:asciiTheme="minorHAnsi" w:hAnsiTheme="minorHAnsi" w:cstheme="minorBidi"/>
              <w:noProof/>
              <w:kern w:val="2"/>
              <w:sz w:val="22"/>
              <w:szCs w:val="22"/>
              <w:lang w:val="en-CA" w:eastAsia="en-CA"/>
              <w14:ligatures w14:val="standardContextual"/>
            </w:rPr>
          </w:pPr>
          <w:ins w:id="84"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"_Toc161735818"</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SCR07.1 –  Enter Company Code in FV50 transaction window</w:t>
            </w:r>
            <w:r>
              <w:rPr>
                <w:noProof/>
                <w:webHidden/>
              </w:rPr>
              <w:tab/>
            </w:r>
            <w:r>
              <w:rPr>
                <w:noProof/>
                <w:webHidden/>
              </w:rPr>
              <w:fldChar w:fldCharType="begin"/>
            </w:r>
            <w:r>
              <w:rPr>
                <w:noProof/>
                <w:webHidden/>
              </w:rPr>
              <w:instrText xml:space="preserve"> PAGEREF _Toc161735818 \h </w:instrText>
            </w:r>
          </w:ins>
          <w:r>
            <w:rPr>
              <w:noProof/>
              <w:webHidden/>
            </w:rPr>
          </w:r>
          <w:r>
            <w:rPr>
              <w:noProof/>
              <w:webHidden/>
            </w:rPr>
            <w:fldChar w:fldCharType="separate"/>
          </w:r>
          <w:ins w:id="85" w:author="Somarouthu, Bhargava (HC/SC)" w:date="2024-03-19T10:16:00Z">
            <w:r>
              <w:rPr>
                <w:noProof/>
                <w:webHidden/>
              </w:rPr>
              <w:t>28</w:t>
            </w:r>
            <w:r>
              <w:rPr>
                <w:noProof/>
                <w:webHidden/>
              </w:rPr>
              <w:fldChar w:fldCharType="end"/>
            </w:r>
            <w:r w:rsidRPr="007B0A29">
              <w:rPr>
                <w:rStyle w:val="Hyperlink"/>
                <w:noProof/>
              </w:rPr>
              <w:fldChar w:fldCharType="end"/>
            </w:r>
          </w:ins>
        </w:p>
        <w:p w14:paraId="7E8B5080" w14:textId="238FDC78" w:rsidR="000C06EE" w:rsidRDefault="000C06EE" w:rsidP="000C06EE">
          <w:pPr>
            <w:pStyle w:val="TOC3"/>
            <w:rPr>
              <w:ins w:id="86" w:author="Somarouthu, Bhargava (HC/SC)" w:date="2024-03-19T10:16:00Z"/>
              <w:rFonts w:asciiTheme="minorHAnsi" w:hAnsiTheme="minorHAnsi" w:cstheme="minorBidi"/>
              <w:noProof/>
              <w:kern w:val="2"/>
              <w:sz w:val="22"/>
              <w:szCs w:val="22"/>
              <w:lang w:val="en-CA" w:eastAsia="en-CA"/>
              <w14:ligatures w14:val="standardContextual"/>
            </w:rPr>
          </w:pPr>
          <w:ins w:id="87"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"_Toc161735819"</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SCR08 –  Enter details in FV50 transaction window</w:t>
            </w:r>
            <w:r>
              <w:rPr>
                <w:noProof/>
                <w:webHidden/>
              </w:rPr>
              <w:tab/>
            </w:r>
            <w:r>
              <w:rPr>
                <w:noProof/>
                <w:webHidden/>
              </w:rPr>
              <w:fldChar w:fldCharType="begin"/>
            </w:r>
            <w:r>
              <w:rPr>
                <w:noProof/>
                <w:webHidden/>
              </w:rPr>
              <w:instrText xml:space="preserve"> PAGEREF _Toc161735819 \h </w:instrText>
            </w:r>
          </w:ins>
          <w:r>
            <w:rPr>
              <w:noProof/>
              <w:webHidden/>
            </w:rPr>
          </w:r>
          <w:r>
            <w:rPr>
              <w:noProof/>
              <w:webHidden/>
            </w:rPr>
            <w:fldChar w:fldCharType="separate"/>
          </w:r>
          <w:ins w:id="88" w:author="Somarouthu, Bhargava (HC/SC)" w:date="2024-03-19T10:16:00Z">
            <w:r>
              <w:rPr>
                <w:noProof/>
                <w:webHidden/>
              </w:rPr>
              <w:t>28</w:t>
            </w:r>
            <w:r>
              <w:rPr>
                <w:noProof/>
                <w:webHidden/>
              </w:rPr>
              <w:fldChar w:fldCharType="end"/>
            </w:r>
            <w:r w:rsidRPr="007B0A29">
              <w:rPr>
                <w:rStyle w:val="Hyperlink"/>
                <w:noProof/>
              </w:rPr>
              <w:fldChar w:fldCharType="end"/>
            </w:r>
          </w:ins>
        </w:p>
        <w:p w14:paraId="419C3EDA" w14:textId="2E367D3E" w:rsidR="000C06EE" w:rsidRDefault="000C06EE" w:rsidP="000C06EE">
          <w:pPr>
            <w:pStyle w:val="TOC3"/>
            <w:rPr>
              <w:ins w:id="89" w:author="Somarouthu, Bhargava (HC/SC)" w:date="2024-03-19T10:16:00Z"/>
              <w:rFonts w:asciiTheme="minorHAnsi" w:hAnsiTheme="minorHAnsi" w:cstheme="minorBidi"/>
              <w:noProof/>
              <w:kern w:val="2"/>
              <w:sz w:val="22"/>
              <w:szCs w:val="22"/>
              <w:lang w:val="en-CA" w:eastAsia="en-CA"/>
              <w14:ligatures w14:val="standardContextual"/>
            </w:rPr>
          </w:pPr>
          <w:ins w:id="90"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"_Toc161735820"</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SCR09 –  Select trading partner under the Extras tab</w:t>
            </w:r>
            <w:r>
              <w:rPr>
                <w:noProof/>
                <w:webHidden/>
              </w:rPr>
              <w:tab/>
            </w:r>
            <w:r>
              <w:rPr>
                <w:noProof/>
                <w:webHidden/>
              </w:rPr>
              <w:fldChar w:fldCharType="begin"/>
            </w:r>
            <w:r>
              <w:rPr>
                <w:noProof/>
                <w:webHidden/>
              </w:rPr>
              <w:instrText xml:space="preserve"> PAGEREF _Toc161735820 \h </w:instrText>
            </w:r>
          </w:ins>
          <w:r>
            <w:rPr>
              <w:noProof/>
              <w:webHidden/>
            </w:rPr>
          </w:r>
          <w:r>
            <w:rPr>
              <w:noProof/>
              <w:webHidden/>
            </w:rPr>
            <w:fldChar w:fldCharType="separate"/>
          </w:r>
          <w:ins w:id="91" w:author="Somarouthu, Bhargava (HC/SC)" w:date="2024-03-19T10:16:00Z">
            <w:r>
              <w:rPr>
                <w:noProof/>
                <w:webHidden/>
              </w:rPr>
              <w:t>29</w:t>
            </w:r>
            <w:r>
              <w:rPr>
                <w:noProof/>
                <w:webHidden/>
              </w:rPr>
              <w:fldChar w:fldCharType="end"/>
            </w:r>
            <w:r w:rsidRPr="007B0A29">
              <w:rPr>
                <w:rStyle w:val="Hyperlink"/>
                <w:noProof/>
              </w:rPr>
              <w:fldChar w:fldCharType="end"/>
            </w:r>
          </w:ins>
        </w:p>
        <w:p w14:paraId="222410E2" w14:textId="3429912A" w:rsidR="000C06EE" w:rsidRDefault="000C06EE" w:rsidP="000C06EE">
          <w:pPr>
            <w:pStyle w:val="TOC3"/>
            <w:rPr>
              <w:ins w:id="92" w:author="Somarouthu, Bhargava (HC/SC)" w:date="2024-03-19T10:16:00Z"/>
              <w:rFonts w:asciiTheme="minorHAnsi" w:hAnsiTheme="minorHAnsi" w:cstheme="minorBidi"/>
              <w:noProof/>
              <w:kern w:val="2"/>
              <w:sz w:val="22"/>
              <w:szCs w:val="22"/>
              <w:lang w:val="en-CA" w:eastAsia="en-CA"/>
              <w14:ligatures w14:val="standardContextual"/>
            </w:rPr>
          </w:pPr>
          <w:ins w:id="93"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"_Toc161735821"</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SCR10 –  Enter the trading partner  - 3 digits max</w:t>
            </w:r>
            <w:r>
              <w:rPr>
                <w:noProof/>
                <w:webHidden/>
              </w:rPr>
              <w:tab/>
            </w:r>
            <w:r>
              <w:rPr>
                <w:noProof/>
                <w:webHidden/>
              </w:rPr>
              <w:fldChar w:fldCharType="begin"/>
            </w:r>
            <w:r>
              <w:rPr>
                <w:noProof/>
                <w:webHidden/>
              </w:rPr>
              <w:instrText xml:space="preserve"> PAGEREF _Toc161735821 \h </w:instrText>
            </w:r>
          </w:ins>
          <w:r>
            <w:rPr>
              <w:noProof/>
              <w:webHidden/>
            </w:rPr>
          </w:r>
          <w:r>
            <w:rPr>
              <w:noProof/>
              <w:webHidden/>
            </w:rPr>
            <w:fldChar w:fldCharType="separate"/>
          </w:r>
          <w:ins w:id="94" w:author="Somarouthu, Bhargava (HC/SC)" w:date="2024-03-19T10:16:00Z">
            <w:r>
              <w:rPr>
                <w:noProof/>
                <w:webHidden/>
              </w:rPr>
              <w:t>29</w:t>
            </w:r>
            <w:r>
              <w:rPr>
                <w:noProof/>
                <w:webHidden/>
              </w:rPr>
              <w:fldChar w:fldCharType="end"/>
            </w:r>
            <w:r w:rsidRPr="007B0A29">
              <w:rPr>
                <w:rStyle w:val="Hyperlink"/>
                <w:noProof/>
              </w:rPr>
              <w:fldChar w:fldCharType="end"/>
            </w:r>
          </w:ins>
        </w:p>
        <w:p w14:paraId="5CA85FDA" w14:textId="5A794AE7" w:rsidR="000C06EE" w:rsidRDefault="000C06EE" w:rsidP="000C06EE">
          <w:pPr>
            <w:pStyle w:val="TOC3"/>
            <w:rPr>
              <w:ins w:id="95" w:author="Somarouthu, Bhargava (HC/SC)" w:date="2024-03-19T10:16:00Z"/>
              <w:rFonts w:asciiTheme="minorHAnsi" w:hAnsiTheme="minorHAnsi" w:cstheme="minorBidi"/>
              <w:noProof/>
              <w:kern w:val="2"/>
              <w:sz w:val="22"/>
              <w:szCs w:val="22"/>
              <w:lang w:val="en-CA" w:eastAsia="en-CA"/>
              <w14:ligatures w14:val="standardContextual"/>
            </w:rPr>
          </w:pPr>
          <w:ins w:id="96"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"_Toc161735822"</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SCR11 –  Bypass the soft message by hitting enter</w:t>
            </w:r>
            <w:r>
              <w:rPr>
                <w:noProof/>
                <w:webHidden/>
              </w:rPr>
              <w:tab/>
            </w:r>
            <w:r>
              <w:rPr>
                <w:noProof/>
                <w:webHidden/>
              </w:rPr>
              <w:fldChar w:fldCharType="begin"/>
            </w:r>
            <w:r>
              <w:rPr>
                <w:noProof/>
                <w:webHidden/>
              </w:rPr>
              <w:instrText xml:space="preserve"> PAGEREF _Toc161735822 \h </w:instrText>
            </w:r>
          </w:ins>
          <w:r>
            <w:rPr>
              <w:noProof/>
              <w:webHidden/>
            </w:rPr>
          </w:r>
          <w:r>
            <w:rPr>
              <w:noProof/>
              <w:webHidden/>
            </w:rPr>
            <w:fldChar w:fldCharType="separate"/>
          </w:r>
          <w:ins w:id="97" w:author="Somarouthu, Bhargava (HC/SC)" w:date="2024-03-19T10:16:00Z">
            <w:r>
              <w:rPr>
                <w:noProof/>
                <w:webHidden/>
              </w:rPr>
              <w:t>29</w:t>
            </w:r>
            <w:r>
              <w:rPr>
                <w:noProof/>
                <w:webHidden/>
              </w:rPr>
              <w:fldChar w:fldCharType="end"/>
            </w:r>
            <w:r w:rsidRPr="007B0A29">
              <w:rPr>
                <w:rStyle w:val="Hyperlink"/>
                <w:noProof/>
              </w:rPr>
              <w:fldChar w:fldCharType="end"/>
            </w:r>
          </w:ins>
        </w:p>
        <w:p w14:paraId="42721F6A" w14:textId="1A0D737B" w:rsidR="000C06EE" w:rsidRDefault="000C06EE" w:rsidP="000C06EE">
          <w:pPr>
            <w:pStyle w:val="TOC3"/>
            <w:rPr>
              <w:ins w:id="98" w:author="Somarouthu, Bhargava (HC/SC)" w:date="2024-03-19T10:16:00Z"/>
              <w:rFonts w:asciiTheme="minorHAnsi" w:hAnsiTheme="minorHAnsi" w:cstheme="minorBidi"/>
              <w:noProof/>
              <w:kern w:val="2"/>
              <w:sz w:val="22"/>
              <w:szCs w:val="22"/>
              <w:lang w:val="en-CA" w:eastAsia="en-CA"/>
              <w14:ligatures w14:val="standardContextual"/>
            </w:rPr>
          </w:pPr>
          <w:ins w:id="99"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"_Toc161735823"</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SCR12 –  Enter data in to Credit and Debit Table in SAP</w:t>
            </w:r>
            <w:r>
              <w:rPr>
                <w:noProof/>
                <w:webHidden/>
              </w:rPr>
              <w:tab/>
            </w:r>
            <w:r>
              <w:rPr>
                <w:noProof/>
                <w:webHidden/>
              </w:rPr>
              <w:fldChar w:fldCharType="begin"/>
            </w:r>
            <w:r>
              <w:rPr>
                <w:noProof/>
                <w:webHidden/>
              </w:rPr>
              <w:instrText xml:space="preserve"> PAGEREF _Toc161735823 \h </w:instrText>
            </w:r>
          </w:ins>
          <w:r>
            <w:rPr>
              <w:noProof/>
              <w:webHidden/>
            </w:rPr>
          </w:r>
          <w:r>
            <w:rPr>
              <w:noProof/>
              <w:webHidden/>
            </w:rPr>
            <w:fldChar w:fldCharType="separate"/>
          </w:r>
          <w:ins w:id="100" w:author="Somarouthu, Bhargava (HC/SC)" w:date="2024-03-19T10:16:00Z">
            <w:r>
              <w:rPr>
                <w:noProof/>
                <w:webHidden/>
              </w:rPr>
              <w:t>30</w:t>
            </w:r>
            <w:r>
              <w:rPr>
                <w:noProof/>
                <w:webHidden/>
              </w:rPr>
              <w:fldChar w:fldCharType="end"/>
            </w:r>
            <w:r w:rsidRPr="007B0A29">
              <w:rPr>
                <w:rStyle w:val="Hyperlink"/>
                <w:noProof/>
              </w:rPr>
              <w:fldChar w:fldCharType="end"/>
            </w:r>
          </w:ins>
        </w:p>
        <w:p w14:paraId="2F2BEA98" w14:textId="10222551" w:rsidR="000C06EE" w:rsidRDefault="000C06EE" w:rsidP="000C06EE">
          <w:pPr>
            <w:pStyle w:val="TOC3"/>
            <w:rPr>
              <w:ins w:id="101" w:author="Somarouthu, Bhargava (HC/SC)" w:date="2024-03-19T10:16:00Z"/>
              <w:rFonts w:asciiTheme="minorHAnsi" w:hAnsiTheme="minorHAnsi" w:cstheme="minorBidi"/>
              <w:noProof/>
              <w:kern w:val="2"/>
              <w:sz w:val="22"/>
              <w:szCs w:val="22"/>
              <w:lang w:val="en-CA" w:eastAsia="en-CA"/>
              <w14:ligatures w14:val="standardContextual"/>
            </w:rPr>
          </w:pPr>
          <w:ins w:id="102"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"_Toc161735824"</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SCR13 –  Click Save as completed in SAP</w:t>
            </w:r>
            <w:r>
              <w:rPr>
                <w:noProof/>
                <w:webHidden/>
              </w:rPr>
              <w:tab/>
            </w:r>
            <w:r>
              <w:rPr>
                <w:noProof/>
                <w:webHidden/>
              </w:rPr>
              <w:fldChar w:fldCharType="begin"/>
            </w:r>
            <w:r>
              <w:rPr>
                <w:noProof/>
                <w:webHidden/>
              </w:rPr>
              <w:instrText xml:space="preserve"> PAGEREF _Toc161735824 \h </w:instrText>
            </w:r>
          </w:ins>
          <w:r>
            <w:rPr>
              <w:noProof/>
              <w:webHidden/>
            </w:rPr>
          </w:r>
          <w:r>
            <w:rPr>
              <w:noProof/>
              <w:webHidden/>
            </w:rPr>
            <w:fldChar w:fldCharType="separate"/>
          </w:r>
          <w:ins w:id="103" w:author="Somarouthu, Bhargava (HC/SC)" w:date="2024-03-19T10:16:00Z">
            <w:r>
              <w:rPr>
                <w:noProof/>
                <w:webHidden/>
              </w:rPr>
              <w:t>30</w:t>
            </w:r>
            <w:r>
              <w:rPr>
                <w:noProof/>
                <w:webHidden/>
              </w:rPr>
              <w:fldChar w:fldCharType="end"/>
            </w:r>
            <w:r w:rsidRPr="007B0A29">
              <w:rPr>
                <w:rStyle w:val="Hyperlink"/>
                <w:noProof/>
              </w:rPr>
              <w:fldChar w:fldCharType="end"/>
            </w:r>
          </w:ins>
        </w:p>
        <w:p w14:paraId="42D38ED4" w14:textId="2982625F" w:rsidR="000C06EE" w:rsidRDefault="000C06EE" w:rsidP="000C06EE">
          <w:pPr>
            <w:pStyle w:val="TOC3"/>
            <w:rPr>
              <w:ins w:id="104" w:author="Somarouthu, Bhargava (HC/SC)" w:date="2024-03-19T10:16:00Z"/>
              <w:rFonts w:asciiTheme="minorHAnsi" w:hAnsiTheme="minorHAnsi" w:cstheme="minorBidi"/>
              <w:noProof/>
              <w:kern w:val="2"/>
              <w:sz w:val="22"/>
              <w:szCs w:val="22"/>
              <w:lang w:val="en-CA" w:eastAsia="en-CA"/>
              <w14:ligatures w14:val="standardContextual"/>
            </w:rPr>
          </w:pPr>
          <w:ins w:id="105" w:author="Somarouthu, Bhargava (HC/SC)" w:date="2024-03-19T10:16:00Z">
            <w:r w:rsidRPr="007B0A29">
              <w:rPr>
                <w:rStyle w:val="Hyperlink"/>
                <w:noProof/>
              </w:rPr>
              <w:lastRenderedPageBreak/>
              <w:fldChar w:fldCharType="begin"/>
            </w:r>
            <w:r w:rsidRPr="007B0A29">
              <w:rPr>
                <w:rStyle w:val="Hyperlink"/>
                <w:noProof/>
              </w:rPr>
              <w:instrText xml:space="preserve"> </w:instrText>
            </w:r>
            <w:r>
              <w:rPr>
                <w:noProof/>
              </w:rPr>
              <w:instrText>HYPERLINK \l "_Toc161735825"</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SCR14 –  Capture SAP status message and error msg in the bottom of the SAP screen</w:t>
            </w:r>
            <w:r>
              <w:rPr>
                <w:noProof/>
                <w:webHidden/>
              </w:rPr>
              <w:tab/>
            </w:r>
            <w:r>
              <w:rPr>
                <w:noProof/>
                <w:webHidden/>
              </w:rPr>
              <w:fldChar w:fldCharType="begin"/>
            </w:r>
            <w:r>
              <w:rPr>
                <w:noProof/>
                <w:webHidden/>
              </w:rPr>
              <w:instrText xml:space="preserve"> PAGEREF _Toc161735825 \h </w:instrText>
            </w:r>
          </w:ins>
          <w:r>
            <w:rPr>
              <w:noProof/>
              <w:webHidden/>
            </w:rPr>
          </w:r>
          <w:r>
            <w:rPr>
              <w:noProof/>
              <w:webHidden/>
            </w:rPr>
            <w:fldChar w:fldCharType="separate"/>
          </w:r>
          <w:ins w:id="106" w:author="Somarouthu, Bhargava (HC/SC)" w:date="2024-03-19T10:16:00Z">
            <w:r>
              <w:rPr>
                <w:noProof/>
                <w:webHidden/>
              </w:rPr>
              <w:t>30</w:t>
            </w:r>
            <w:r>
              <w:rPr>
                <w:noProof/>
                <w:webHidden/>
              </w:rPr>
              <w:fldChar w:fldCharType="end"/>
            </w:r>
            <w:r w:rsidRPr="007B0A29">
              <w:rPr>
                <w:rStyle w:val="Hyperlink"/>
                <w:noProof/>
              </w:rPr>
              <w:fldChar w:fldCharType="end"/>
            </w:r>
          </w:ins>
        </w:p>
        <w:p w14:paraId="491B2B0A" w14:textId="1D35871A" w:rsidR="000C06EE" w:rsidRDefault="000C06EE" w:rsidP="000C06EE">
          <w:pPr>
            <w:pStyle w:val="TOC3"/>
            <w:rPr>
              <w:ins w:id="107" w:author="Somarouthu, Bhargava (HC/SC)" w:date="2024-03-19T10:16:00Z"/>
              <w:rFonts w:asciiTheme="minorHAnsi" w:hAnsiTheme="minorHAnsi" w:cstheme="minorBidi"/>
              <w:noProof/>
              <w:kern w:val="2"/>
              <w:sz w:val="22"/>
              <w:szCs w:val="22"/>
              <w:lang w:val="en-CA" w:eastAsia="en-CA"/>
              <w14:ligatures w14:val="standardContextual"/>
            </w:rPr>
          </w:pPr>
          <w:ins w:id="108"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"_Toc161735826"</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SCR15 - Click Open a new GUI in SAP</w:t>
            </w:r>
            <w:r>
              <w:rPr>
                <w:noProof/>
                <w:webHidden/>
              </w:rPr>
              <w:tab/>
            </w:r>
            <w:r>
              <w:rPr>
                <w:noProof/>
                <w:webHidden/>
              </w:rPr>
              <w:fldChar w:fldCharType="begin"/>
            </w:r>
            <w:r>
              <w:rPr>
                <w:noProof/>
                <w:webHidden/>
              </w:rPr>
              <w:instrText xml:space="preserve"> PAGEREF _Toc161735826 \h </w:instrText>
            </w:r>
          </w:ins>
          <w:r>
            <w:rPr>
              <w:noProof/>
              <w:webHidden/>
            </w:rPr>
          </w:r>
          <w:r>
            <w:rPr>
              <w:noProof/>
              <w:webHidden/>
            </w:rPr>
            <w:fldChar w:fldCharType="separate"/>
          </w:r>
          <w:ins w:id="109" w:author="Somarouthu, Bhargava (HC/SC)" w:date="2024-03-19T10:16:00Z">
            <w:r>
              <w:rPr>
                <w:noProof/>
                <w:webHidden/>
              </w:rPr>
              <w:t>31</w:t>
            </w:r>
            <w:r>
              <w:rPr>
                <w:noProof/>
                <w:webHidden/>
              </w:rPr>
              <w:fldChar w:fldCharType="end"/>
            </w:r>
            <w:r w:rsidRPr="007B0A29">
              <w:rPr>
                <w:rStyle w:val="Hyperlink"/>
                <w:noProof/>
              </w:rPr>
              <w:fldChar w:fldCharType="end"/>
            </w:r>
          </w:ins>
        </w:p>
        <w:p w14:paraId="324EF82C" w14:textId="232A73CE" w:rsidR="000C06EE" w:rsidRDefault="000C06EE" w:rsidP="000C06EE">
          <w:pPr>
            <w:pStyle w:val="TOC3"/>
            <w:rPr>
              <w:ins w:id="110" w:author="Somarouthu, Bhargava (HC/SC)" w:date="2024-03-19T10:16:00Z"/>
              <w:rFonts w:asciiTheme="minorHAnsi" w:hAnsiTheme="minorHAnsi" w:cstheme="minorBidi"/>
              <w:noProof/>
              <w:kern w:val="2"/>
              <w:sz w:val="22"/>
              <w:szCs w:val="22"/>
              <w:lang w:val="en-CA" w:eastAsia="en-CA"/>
              <w14:ligatures w14:val="standardContextual"/>
            </w:rPr>
          </w:pPr>
          <w:ins w:id="111"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"_Toc161735827"</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SCR16 - Capture SAP successful status message, message No &amp; Document Number</w:t>
            </w:r>
            <w:r>
              <w:rPr>
                <w:noProof/>
                <w:webHidden/>
              </w:rPr>
              <w:tab/>
            </w:r>
            <w:r>
              <w:rPr>
                <w:noProof/>
                <w:webHidden/>
              </w:rPr>
              <w:fldChar w:fldCharType="begin"/>
            </w:r>
            <w:r>
              <w:rPr>
                <w:noProof/>
                <w:webHidden/>
              </w:rPr>
              <w:instrText xml:space="preserve"> PAGEREF _Toc161735827 \h </w:instrText>
            </w:r>
          </w:ins>
          <w:r>
            <w:rPr>
              <w:noProof/>
              <w:webHidden/>
            </w:rPr>
          </w:r>
          <w:r>
            <w:rPr>
              <w:noProof/>
              <w:webHidden/>
            </w:rPr>
            <w:fldChar w:fldCharType="separate"/>
          </w:r>
          <w:ins w:id="112" w:author="Somarouthu, Bhargava (HC/SC)" w:date="2024-03-19T10:16:00Z">
            <w:r>
              <w:rPr>
                <w:noProof/>
                <w:webHidden/>
              </w:rPr>
              <w:t>31</w:t>
            </w:r>
            <w:r>
              <w:rPr>
                <w:noProof/>
                <w:webHidden/>
              </w:rPr>
              <w:fldChar w:fldCharType="end"/>
            </w:r>
            <w:r w:rsidRPr="007B0A29">
              <w:rPr>
                <w:rStyle w:val="Hyperlink"/>
                <w:noProof/>
              </w:rPr>
              <w:fldChar w:fldCharType="end"/>
            </w:r>
          </w:ins>
        </w:p>
        <w:p w14:paraId="1A938C26" w14:textId="1005A8C9" w:rsidR="000C06EE" w:rsidRDefault="000C06EE" w:rsidP="000C06EE">
          <w:pPr>
            <w:pStyle w:val="TOC3"/>
            <w:rPr>
              <w:ins w:id="113" w:author="Somarouthu, Bhargava (HC/SC)" w:date="2024-03-19T10:16:00Z"/>
              <w:rFonts w:asciiTheme="minorHAnsi" w:hAnsiTheme="minorHAnsi" w:cstheme="minorBidi"/>
              <w:noProof/>
              <w:kern w:val="2"/>
              <w:sz w:val="22"/>
              <w:szCs w:val="22"/>
              <w:lang w:val="en-CA" w:eastAsia="en-CA"/>
              <w14:ligatures w14:val="standardContextual"/>
            </w:rPr>
          </w:pPr>
          <w:ins w:id="114"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"_Toc161735828"</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SCR17 - Navigate to FBV3</w:t>
            </w:r>
            <w:r>
              <w:rPr>
                <w:noProof/>
                <w:webHidden/>
              </w:rPr>
              <w:tab/>
            </w:r>
            <w:r>
              <w:rPr>
                <w:noProof/>
                <w:webHidden/>
              </w:rPr>
              <w:fldChar w:fldCharType="begin"/>
            </w:r>
            <w:r>
              <w:rPr>
                <w:noProof/>
                <w:webHidden/>
              </w:rPr>
              <w:instrText xml:space="preserve"> PAGEREF _Toc161735828 \h </w:instrText>
            </w:r>
          </w:ins>
          <w:r>
            <w:rPr>
              <w:noProof/>
              <w:webHidden/>
            </w:rPr>
          </w:r>
          <w:r>
            <w:rPr>
              <w:noProof/>
              <w:webHidden/>
            </w:rPr>
            <w:fldChar w:fldCharType="separate"/>
          </w:r>
          <w:ins w:id="115" w:author="Somarouthu, Bhargava (HC/SC)" w:date="2024-03-19T10:16:00Z">
            <w:r>
              <w:rPr>
                <w:noProof/>
                <w:webHidden/>
              </w:rPr>
              <w:t>32</w:t>
            </w:r>
            <w:r>
              <w:rPr>
                <w:noProof/>
                <w:webHidden/>
              </w:rPr>
              <w:fldChar w:fldCharType="end"/>
            </w:r>
            <w:r w:rsidRPr="007B0A29">
              <w:rPr>
                <w:rStyle w:val="Hyperlink"/>
                <w:noProof/>
              </w:rPr>
              <w:fldChar w:fldCharType="end"/>
            </w:r>
          </w:ins>
        </w:p>
        <w:p w14:paraId="29745151" w14:textId="5F093CF1" w:rsidR="000C06EE" w:rsidRDefault="000C06EE" w:rsidP="000C06EE">
          <w:pPr>
            <w:pStyle w:val="TOC3"/>
            <w:rPr>
              <w:ins w:id="116" w:author="Somarouthu, Bhargava (HC/SC)" w:date="2024-03-19T10:16:00Z"/>
              <w:rFonts w:asciiTheme="minorHAnsi" w:hAnsiTheme="minorHAnsi" w:cstheme="minorBidi"/>
              <w:noProof/>
              <w:kern w:val="2"/>
              <w:sz w:val="22"/>
              <w:szCs w:val="22"/>
              <w:lang w:val="en-CA" w:eastAsia="en-CA"/>
              <w14:ligatures w14:val="standardContextual"/>
            </w:rPr>
          </w:pPr>
          <w:ins w:id="117"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"_Toc161735829"</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SCR18 – Enter Company Code, Doc.Number &amp; Fiscal Year in SAP</w:t>
            </w:r>
            <w:r>
              <w:rPr>
                <w:noProof/>
                <w:webHidden/>
              </w:rPr>
              <w:tab/>
            </w:r>
            <w:r>
              <w:rPr>
                <w:noProof/>
                <w:webHidden/>
              </w:rPr>
              <w:fldChar w:fldCharType="begin"/>
            </w:r>
            <w:r>
              <w:rPr>
                <w:noProof/>
                <w:webHidden/>
              </w:rPr>
              <w:instrText xml:space="preserve"> PAGEREF _Toc161735829 \h </w:instrText>
            </w:r>
          </w:ins>
          <w:r>
            <w:rPr>
              <w:noProof/>
              <w:webHidden/>
            </w:rPr>
          </w:r>
          <w:r>
            <w:rPr>
              <w:noProof/>
              <w:webHidden/>
            </w:rPr>
            <w:fldChar w:fldCharType="separate"/>
          </w:r>
          <w:ins w:id="118" w:author="Somarouthu, Bhargava (HC/SC)" w:date="2024-03-19T10:16:00Z">
            <w:r>
              <w:rPr>
                <w:noProof/>
                <w:webHidden/>
              </w:rPr>
              <w:t>32</w:t>
            </w:r>
            <w:r>
              <w:rPr>
                <w:noProof/>
                <w:webHidden/>
              </w:rPr>
              <w:fldChar w:fldCharType="end"/>
            </w:r>
            <w:r w:rsidRPr="007B0A29">
              <w:rPr>
                <w:rStyle w:val="Hyperlink"/>
                <w:noProof/>
              </w:rPr>
              <w:fldChar w:fldCharType="end"/>
            </w:r>
          </w:ins>
        </w:p>
        <w:p w14:paraId="6E605D26" w14:textId="3FE463F5" w:rsidR="000C06EE" w:rsidRDefault="000C06EE" w:rsidP="000C06EE">
          <w:pPr>
            <w:pStyle w:val="TOC2"/>
            <w:rPr>
              <w:ins w:id="119" w:author="Somarouthu, Bhargava (HC/SC)" w:date="2024-03-19T10:16:00Z"/>
              <w:rFonts w:asciiTheme="minorHAnsi" w:hAnsiTheme="minorHAnsi" w:cstheme="minorBidi"/>
              <w:noProof/>
              <w:kern w:val="2"/>
              <w:sz w:val="22"/>
              <w:szCs w:val="22"/>
              <w:lang w:val="en-CA" w:eastAsia="en-CA"/>
              <w14:ligatures w14:val="standardContextual"/>
            </w:rPr>
          </w:pPr>
          <w:ins w:id="120"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"_Toc161735830"</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SCR19 – Create Attachment in SAP</w:t>
            </w:r>
            <w:r>
              <w:rPr>
                <w:noProof/>
                <w:webHidden/>
              </w:rPr>
              <w:tab/>
            </w:r>
            <w:r>
              <w:rPr>
                <w:noProof/>
                <w:webHidden/>
              </w:rPr>
              <w:fldChar w:fldCharType="begin"/>
            </w:r>
            <w:r>
              <w:rPr>
                <w:noProof/>
                <w:webHidden/>
              </w:rPr>
              <w:instrText xml:space="preserve"> PAGEREF _Toc161735830 \h </w:instrText>
            </w:r>
          </w:ins>
          <w:r>
            <w:rPr>
              <w:noProof/>
              <w:webHidden/>
            </w:rPr>
          </w:r>
          <w:r>
            <w:rPr>
              <w:noProof/>
              <w:webHidden/>
            </w:rPr>
            <w:fldChar w:fldCharType="separate"/>
          </w:r>
          <w:ins w:id="121" w:author="Somarouthu, Bhargava (HC/SC)" w:date="2024-03-19T10:16:00Z">
            <w:r>
              <w:rPr>
                <w:noProof/>
                <w:webHidden/>
              </w:rPr>
              <w:t>33</w:t>
            </w:r>
            <w:r>
              <w:rPr>
                <w:noProof/>
                <w:webHidden/>
              </w:rPr>
              <w:fldChar w:fldCharType="end"/>
            </w:r>
            <w:r w:rsidRPr="007B0A29">
              <w:rPr>
                <w:rStyle w:val="Hyperlink"/>
                <w:noProof/>
              </w:rPr>
              <w:fldChar w:fldCharType="end"/>
            </w:r>
          </w:ins>
        </w:p>
        <w:p w14:paraId="01E27B03" w14:textId="1759E54A" w:rsidR="000C06EE" w:rsidRDefault="000C06EE" w:rsidP="000C06EE">
          <w:pPr>
            <w:pStyle w:val="TOC3"/>
            <w:rPr>
              <w:ins w:id="122" w:author="Somarouthu, Bhargava (HC/SC)" w:date="2024-03-19T10:16:00Z"/>
              <w:rFonts w:asciiTheme="minorHAnsi" w:hAnsiTheme="minorHAnsi" w:cstheme="minorBidi"/>
              <w:noProof/>
              <w:kern w:val="2"/>
              <w:sz w:val="22"/>
              <w:szCs w:val="22"/>
              <w:lang w:val="en-CA" w:eastAsia="en-CA"/>
              <w14:ligatures w14:val="standardContextual"/>
            </w:rPr>
          </w:pPr>
          <w:ins w:id="123"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"_Toc161735831"</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SCR20 – Provide file path and click open to upload to SAP</w:t>
            </w:r>
            <w:r>
              <w:rPr>
                <w:noProof/>
                <w:webHidden/>
              </w:rPr>
              <w:tab/>
            </w:r>
            <w:r>
              <w:rPr>
                <w:noProof/>
                <w:webHidden/>
              </w:rPr>
              <w:fldChar w:fldCharType="begin"/>
            </w:r>
            <w:r>
              <w:rPr>
                <w:noProof/>
                <w:webHidden/>
              </w:rPr>
              <w:instrText xml:space="preserve"> PAGEREF _Toc161735831 \h </w:instrText>
            </w:r>
          </w:ins>
          <w:r>
            <w:rPr>
              <w:noProof/>
              <w:webHidden/>
            </w:rPr>
          </w:r>
          <w:r>
            <w:rPr>
              <w:noProof/>
              <w:webHidden/>
            </w:rPr>
            <w:fldChar w:fldCharType="separate"/>
          </w:r>
          <w:ins w:id="124" w:author="Somarouthu, Bhargava (HC/SC)" w:date="2024-03-19T10:16:00Z">
            <w:r>
              <w:rPr>
                <w:noProof/>
                <w:webHidden/>
              </w:rPr>
              <w:t>33</w:t>
            </w:r>
            <w:r>
              <w:rPr>
                <w:noProof/>
                <w:webHidden/>
              </w:rPr>
              <w:fldChar w:fldCharType="end"/>
            </w:r>
            <w:r w:rsidRPr="007B0A29">
              <w:rPr>
                <w:rStyle w:val="Hyperlink"/>
                <w:noProof/>
              </w:rPr>
              <w:fldChar w:fldCharType="end"/>
            </w:r>
          </w:ins>
        </w:p>
        <w:p w14:paraId="6895CD79" w14:textId="41907004" w:rsidR="000C06EE" w:rsidRDefault="000C06EE" w:rsidP="000C06EE">
          <w:pPr>
            <w:pStyle w:val="TOC3"/>
            <w:rPr>
              <w:ins w:id="125" w:author="Somarouthu, Bhargava (HC/SC)" w:date="2024-03-19T10:16:00Z"/>
              <w:rFonts w:asciiTheme="minorHAnsi" w:hAnsiTheme="minorHAnsi" w:cstheme="minorBidi"/>
              <w:noProof/>
              <w:kern w:val="2"/>
              <w:sz w:val="22"/>
              <w:szCs w:val="22"/>
              <w:lang w:val="en-CA" w:eastAsia="en-CA"/>
              <w14:ligatures w14:val="standardContextual"/>
            </w:rPr>
          </w:pPr>
          <w:ins w:id="126"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"_Toc161735832"</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cs="Arial"/>
                <w:noProof/>
                <w:lang w:val="en-CA"/>
              </w:rPr>
              <w:t>SCR21 – Capture the file upload status message from the bottom of SAP screen</w:t>
            </w:r>
            <w:r>
              <w:rPr>
                <w:noProof/>
                <w:webHidden/>
              </w:rPr>
              <w:tab/>
            </w:r>
            <w:r>
              <w:rPr>
                <w:noProof/>
                <w:webHidden/>
              </w:rPr>
              <w:fldChar w:fldCharType="begin"/>
            </w:r>
            <w:r>
              <w:rPr>
                <w:noProof/>
                <w:webHidden/>
              </w:rPr>
              <w:instrText xml:space="preserve"> PAGEREF _Toc161735832 \h </w:instrText>
            </w:r>
          </w:ins>
          <w:r>
            <w:rPr>
              <w:noProof/>
              <w:webHidden/>
            </w:rPr>
          </w:r>
          <w:r>
            <w:rPr>
              <w:noProof/>
              <w:webHidden/>
            </w:rPr>
            <w:fldChar w:fldCharType="separate"/>
          </w:r>
          <w:ins w:id="127" w:author="Somarouthu, Bhargava (HC/SC)" w:date="2024-03-19T10:16:00Z">
            <w:r>
              <w:rPr>
                <w:noProof/>
                <w:webHidden/>
              </w:rPr>
              <w:t>34</w:t>
            </w:r>
            <w:r>
              <w:rPr>
                <w:noProof/>
                <w:webHidden/>
              </w:rPr>
              <w:fldChar w:fldCharType="end"/>
            </w:r>
            <w:r w:rsidRPr="007B0A29">
              <w:rPr>
                <w:rStyle w:val="Hyperlink"/>
                <w:noProof/>
              </w:rPr>
              <w:fldChar w:fldCharType="end"/>
            </w:r>
          </w:ins>
        </w:p>
        <w:p w14:paraId="55F87B51" w14:textId="09EC9042" w:rsidR="000C06EE" w:rsidRDefault="000C06EE">
          <w:pPr>
            <w:pStyle w:val="TOC1"/>
            <w:tabs>
              <w:tab w:val="left" w:pos="851"/>
            </w:tabs>
            <w:rPr>
              <w:ins w:id="128" w:author="Somarouthu, Bhargava (HC/SC)" w:date="2024-03-19T10:16:00Z"/>
              <w:rFonts w:asciiTheme="minorHAnsi" w:hAnsiTheme="minorHAnsi" w:cstheme="minorBidi"/>
              <w:noProof/>
              <w:kern w:val="2"/>
              <w:sz w:val="22"/>
              <w:szCs w:val="22"/>
              <w:lang w:val="en-CA" w:eastAsia="en-CA"/>
              <w14:ligatures w14:val="standardContextual"/>
            </w:rPr>
          </w:pPr>
          <w:ins w:id="129"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"_Toc161735833"</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noProof/>
              </w:rPr>
              <w:t>5.</w:t>
            </w:r>
            <w:r>
              <w:rPr>
                <w:rFonts w:asciiTheme="minorHAnsi" w:hAnsiTheme="minorHAnsi" w:cstheme="minorBidi"/>
                <w:noProof/>
                <w:kern w:val="2"/>
                <w:sz w:val="22"/>
                <w:szCs w:val="22"/>
                <w:lang w:val="en-CA" w:eastAsia="en-CA"/>
                <w14:ligatures w14:val="standardContextual"/>
              </w:rPr>
              <w:tab/>
            </w:r>
            <w:r w:rsidRPr="007B0A29">
              <w:rPr>
                <w:rStyle w:val="Hyperlink"/>
                <w:rFonts w:ascii="Arial" w:hAnsi="Arial"/>
                <w:noProof/>
              </w:rPr>
              <w:t>To Be Process Description</w:t>
            </w:r>
            <w:r>
              <w:rPr>
                <w:noProof/>
                <w:webHidden/>
              </w:rPr>
              <w:tab/>
            </w:r>
            <w:r>
              <w:rPr>
                <w:noProof/>
                <w:webHidden/>
              </w:rPr>
              <w:fldChar w:fldCharType="begin"/>
            </w:r>
            <w:r>
              <w:rPr>
                <w:noProof/>
                <w:webHidden/>
              </w:rPr>
              <w:instrText xml:space="preserve"> PAGEREF _Toc161735833 \h </w:instrText>
            </w:r>
          </w:ins>
          <w:r>
            <w:rPr>
              <w:noProof/>
              <w:webHidden/>
            </w:rPr>
          </w:r>
          <w:r>
            <w:rPr>
              <w:noProof/>
              <w:webHidden/>
            </w:rPr>
            <w:fldChar w:fldCharType="separate"/>
          </w:r>
          <w:ins w:id="130" w:author="Somarouthu, Bhargava (HC/SC)" w:date="2024-03-19T10:16:00Z">
            <w:r>
              <w:rPr>
                <w:noProof/>
                <w:webHidden/>
              </w:rPr>
              <w:t>34</w:t>
            </w:r>
            <w:r>
              <w:rPr>
                <w:noProof/>
                <w:webHidden/>
              </w:rPr>
              <w:fldChar w:fldCharType="end"/>
            </w:r>
            <w:r w:rsidRPr="007B0A29">
              <w:rPr>
                <w:rStyle w:val="Hyperlink"/>
                <w:noProof/>
              </w:rPr>
              <w:fldChar w:fldCharType="end"/>
            </w:r>
          </w:ins>
        </w:p>
        <w:p w14:paraId="389FB389" w14:textId="7171E652" w:rsidR="000C06EE" w:rsidRDefault="000C06EE" w:rsidP="000C06EE">
          <w:pPr>
            <w:pStyle w:val="TOC2"/>
            <w:rPr>
              <w:ins w:id="131" w:author="Somarouthu, Bhargava (HC/SC)" w:date="2024-03-19T10:16:00Z"/>
              <w:rFonts w:asciiTheme="minorHAnsi" w:hAnsiTheme="minorHAnsi" w:cstheme="minorBidi"/>
              <w:noProof/>
              <w:kern w:val="2"/>
              <w:sz w:val="22"/>
              <w:szCs w:val="22"/>
              <w:lang w:val="en-CA" w:eastAsia="en-CA"/>
              <w14:ligatures w14:val="standardContextual"/>
            </w:rPr>
          </w:pPr>
          <w:ins w:id="132"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"_Toc161735834"</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5.1</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Applications</w:t>
            </w:r>
            <w:r>
              <w:rPr>
                <w:noProof/>
                <w:webHidden/>
              </w:rPr>
              <w:tab/>
            </w:r>
            <w:r>
              <w:rPr>
                <w:noProof/>
                <w:webHidden/>
              </w:rPr>
              <w:fldChar w:fldCharType="begin"/>
            </w:r>
            <w:r>
              <w:rPr>
                <w:noProof/>
                <w:webHidden/>
              </w:rPr>
              <w:instrText xml:space="preserve"> PAGEREF _Toc161735834 \h </w:instrText>
            </w:r>
          </w:ins>
          <w:r>
            <w:rPr>
              <w:noProof/>
              <w:webHidden/>
            </w:rPr>
          </w:r>
          <w:r>
            <w:rPr>
              <w:noProof/>
              <w:webHidden/>
            </w:rPr>
            <w:fldChar w:fldCharType="separate"/>
          </w:r>
          <w:ins w:id="133" w:author="Somarouthu, Bhargava (HC/SC)" w:date="2024-03-19T10:16:00Z">
            <w:r>
              <w:rPr>
                <w:noProof/>
                <w:webHidden/>
              </w:rPr>
              <w:t>35</w:t>
            </w:r>
            <w:r>
              <w:rPr>
                <w:noProof/>
                <w:webHidden/>
              </w:rPr>
              <w:fldChar w:fldCharType="end"/>
            </w:r>
            <w:r w:rsidRPr="007B0A29">
              <w:rPr>
                <w:rStyle w:val="Hyperlink"/>
                <w:noProof/>
              </w:rPr>
              <w:fldChar w:fldCharType="end"/>
            </w:r>
          </w:ins>
        </w:p>
        <w:p w14:paraId="61B751D4" w14:textId="00E63D21" w:rsidR="000C06EE" w:rsidRDefault="000C06EE" w:rsidP="000C06EE">
          <w:pPr>
            <w:pStyle w:val="TOC2"/>
            <w:rPr>
              <w:ins w:id="134" w:author="Somarouthu, Bhargava (HC/SC)" w:date="2024-03-19T10:16:00Z"/>
              <w:rFonts w:asciiTheme="minorHAnsi" w:hAnsiTheme="minorHAnsi" w:cstheme="minorBidi"/>
              <w:noProof/>
              <w:kern w:val="2"/>
              <w:sz w:val="22"/>
              <w:szCs w:val="22"/>
              <w:lang w:val="en-CA" w:eastAsia="en-CA"/>
              <w14:ligatures w14:val="standardContextual"/>
            </w:rPr>
          </w:pPr>
          <w:ins w:id="135"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"_Toc161735835"</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5.2</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Detailed TO BE Process Map</w:t>
            </w:r>
            <w:r>
              <w:rPr>
                <w:noProof/>
                <w:webHidden/>
              </w:rPr>
              <w:tab/>
            </w:r>
            <w:r>
              <w:rPr>
                <w:noProof/>
                <w:webHidden/>
              </w:rPr>
              <w:fldChar w:fldCharType="begin"/>
            </w:r>
            <w:r>
              <w:rPr>
                <w:noProof/>
                <w:webHidden/>
              </w:rPr>
              <w:instrText xml:space="preserve"> PAGEREF _Toc161735835 \h </w:instrText>
            </w:r>
          </w:ins>
          <w:r>
            <w:rPr>
              <w:noProof/>
              <w:webHidden/>
            </w:rPr>
          </w:r>
          <w:r>
            <w:rPr>
              <w:noProof/>
              <w:webHidden/>
            </w:rPr>
            <w:fldChar w:fldCharType="separate"/>
          </w:r>
          <w:ins w:id="136" w:author="Somarouthu, Bhargava (HC/SC)" w:date="2024-03-19T10:16:00Z">
            <w:r>
              <w:rPr>
                <w:noProof/>
                <w:webHidden/>
              </w:rPr>
              <w:t>36</w:t>
            </w:r>
            <w:r>
              <w:rPr>
                <w:noProof/>
                <w:webHidden/>
              </w:rPr>
              <w:fldChar w:fldCharType="end"/>
            </w:r>
            <w:r w:rsidRPr="007B0A29">
              <w:rPr>
                <w:rStyle w:val="Hyperlink"/>
                <w:noProof/>
              </w:rPr>
              <w:fldChar w:fldCharType="end"/>
            </w:r>
          </w:ins>
        </w:p>
        <w:p w14:paraId="50CB21A8" w14:textId="2F2FB8B0" w:rsidR="000C06EE" w:rsidRDefault="000C06EE" w:rsidP="000C06EE">
          <w:pPr>
            <w:pStyle w:val="TOC2"/>
            <w:rPr>
              <w:ins w:id="137" w:author="Somarouthu, Bhargava (HC/SC)" w:date="2024-03-19T10:16:00Z"/>
              <w:rFonts w:asciiTheme="minorHAnsi" w:hAnsiTheme="minorHAnsi" w:cstheme="minorBidi"/>
              <w:noProof/>
              <w:kern w:val="2"/>
              <w:sz w:val="22"/>
              <w:szCs w:val="22"/>
              <w:lang w:val="en-CA" w:eastAsia="en-CA"/>
              <w14:ligatures w14:val="standardContextual"/>
            </w:rPr>
          </w:pPr>
          <w:ins w:id="138"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"_Toc161735836"</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5.3</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Document Processing Validation &amp; Calculation Rules for Fields</w:t>
            </w:r>
            <w:r>
              <w:rPr>
                <w:noProof/>
                <w:webHidden/>
              </w:rPr>
              <w:tab/>
            </w:r>
            <w:r>
              <w:rPr>
                <w:noProof/>
                <w:webHidden/>
              </w:rPr>
              <w:fldChar w:fldCharType="begin"/>
            </w:r>
            <w:r>
              <w:rPr>
                <w:noProof/>
                <w:webHidden/>
              </w:rPr>
              <w:instrText xml:space="preserve"> PAGEREF _Toc161735836 \h </w:instrText>
            </w:r>
          </w:ins>
          <w:r>
            <w:rPr>
              <w:noProof/>
              <w:webHidden/>
            </w:rPr>
          </w:r>
          <w:r>
            <w:rPr>
              <w:noProof/>
              <w:webHidden/>
            </w:rPr>
            <w:fldChar w:fldCharType="separate"/>
          </w:r>
          <w:ins w:id="139" w:author="Somarouthu, Bhargava (HC/SC)" w:date="2024-03-19T10:16:00Z">
            <w:r>
              <w:rPr>
                <w:noProof/>
                <w:webHidden/>
              </w:rPr>
              <w:t>36</w:t>
            </w:r>
            <w:r>
              <w:rPr>
                <w:noProof/>
                <w:webHidden/>
              </w:rPr>
              <w:fldChar w:fldCharType="end"/>
            </w:r>
            <w:r w:rsidRPr="007B0A29">
              <w:rPr>
                <w:rStyle w:val="Hyperlink"/>
                <w:noProof/>
              </w:rPr>
              <w:fldChar w:fldCharType="end"/>
            </w:r>
          </w:ins>
        </w:p>
        <w:p w14:paraId="1BD71C99" w14:textId="30E76C01" w:rsidR="000C06EE" w:rsidRDefault="000C06EE" w:rsidP="000C06EE">
          <w:pPr>
            <w:pStyle w:val="TOC2"/>
            <w:rPr>
              <w:ins w:id="140" w:author="Somarouthu, Bhargava (HC/SC)" w:date="2024-03-19T10:16:00Z"/>
              <w:rFonts w:asciiTheme="minorHAnsi" w:hAnsiTheme="minorHAnsi" w:cstheme="minorBidi"/>
              <w:noProof/>
              <w:kern w:val="2"/>
              <w:sz w:val="22"/>
              <w:szCs w:val="22"/>
              <w:lang w:val="en-CA" w:eastAsia="en-CA"/>
              <w14:ligatures w14:val="standardContextual"/>
            </w:rPr>
          </w:pPr>
          <w:ins w:id="141"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"_Toc161735837"</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5.3.1</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Validation Rules</w:t>
            </w:r>
            <w:r>
              <w:rPr>
                <w:noProof/>
                <w:webHidden/>
              </w:rPr>
              <w:tab/>
            </w:r>
            <w:r>
              <w:rPr>
                <w:noProof/>
                <w:webHidden/>
              </w:rPr>
              <w:fldChar w:fldCharType="begin"/>
            </w:r>
            <w:r>
              <w:rPr>
                <w:noProof/>
                <w:webHidden/>
              </w:rPr>
              <w:instrText xml:space="preserve"> PAGEREF _Toc161735837 \h </w:instrText>
            </w:r>
          </w:ins>
          <w:r>
            <w:rPr>
              <w:noProof/>
              <w:webHidden/>
            </w:rPr>
          </w:r>
          <w:r>
            <w:rPr>
              <w:noProof/>
              <w:webHidden/>
            </w:rPr>
            <w:fldChar w:fldCharType="separate"/>
          </w:r>
          <w:ins w:id="142" w:author="Somarouthu, Bhargava (HC/SC)" w:date="2024-03-19T10:16:00Z">
            <w:r>
              <w:rPr>
                <w:noProof/>
                <w:webHidden/>
              </w:rPr>
              <w:t>36</w:t>
            </w:r>
            <w:r>
              <w:rPr>
                <w:noProof/>
                <w:webHidden/>
              </w:rPr>
              <w:fldChar w:fldCharType="end"/>
            </w:r>
            <w:r w:rsidRPr="007B0A29">
              <w:rPr>
                <w:rStyle w:val="Hyperlink"/>
                <w:noProof/>
              </w:rPr>
              <w:fldChar w:fldCharType="end"/>
            </w:r>
          </w:ins>
        </w:p>
        <w:p w14:paraId="2670E902" w14:textId="1039A31C" w:rsidR="000C06EE" w:rsidRDefault="000C06EE" w:rsidP="000C06EE">
          <w:pPr>
            <w:pStyle w:val="TOC2"/>
            <w:rPr>
              <w:ins w:id="143" w:author="Somarouthu, Bhargava (HC/SC)" w:date="2024-03-19T10:16:00Z"/>
              <w:rFonts w:asciiTheme="minorHAnsi" w:hAnsiTheme="minorHAnsi" w:cstheme="minorBidi"/>
              <w:noProof/>
              <w:kern w:val="2"/>
              <w:sz w:val="22"/>
              <w:szCs w:val="22"/>
              <w:lang w:val="en-CA" w:eastAsia="en-CA"/>
              <w14:ligatures w14:val="standardContextual"/>
            </w:rPr>
          </w:pPr>
          <w:ins w:id="144"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"_Toc161735838"</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5.3.2</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Calculations</w:t>
            </w:r>
            <w:r>
              <w:rPr>
                <w:noProof/>
                <w:webHidden/>
              </w:rPr>
              <w:tab/>
            </w:r>
            <w:r>
              <w:rPr>
                <w:noProof/>
                <w:webHidden/>
              </w:rPr>
              <w:fldChar w:fldCharType="begin"/>
            </w:r>
            <w:r>
              <w:rPr>
                <w:noProof/>
                <w:webHidden/>
              </w:rPr>
              <w:instrText xml:space="preserve"> PAGEREF _Toc161735838 \h </w:instrText>
            </w:r>
          </w:ins>
          <w:r>
            <w:rPr>
              <w:noProof/>
              <w:webHidden/>
            </w:rPr>
          </w:r>
          <w:r>
            <w:rPr>
              <w:noProof/>
              <w:webHidden/>
            </w:rPr>
            <w:fldChar w:fldCharType="separate"/>
          </w:r>
          <w:ins w:id="145" w:author="Somarouthu, Bhargava (HC/SC)" w:date="2024-03-19T10:16:00Z">
            <w:r>
              <w:rPr>
                <w:noProof/>
                <w:webHidden/>
              </w:rPr>
              <w:t>39</w:t>
            </w:r>
            <w:r>
              <w:rPr>
                <w:noProof/>
                <w:webHidden/>
              </w:rPr>
              <w:fldChar w:fldCharType="end"/>
            </w:r>
            <w:r w:rsidRPr="007B0A29">
              <w:rPr>
                <w:rStyle w:val="Hyperlink"/>
                <w:noProof/>
              </w:rPr>
              <w:fldChar w:fldCharType="end"/>
            </w:r>
          </w:ins>
        </w:p>
        <w:p w14:paraId="54A7B9E2" w14:textId="63E26731" w:rsidR="000C06EE" w:rsidRDefault="000C06EE" w:rsidP="000C06EE">
          <w:pPr>
            <w:pStyle w:val="TOC2"/>
            <w:rPr>
              <w:ins w:id="146" w:author="Somarouthu, Bhargava (HC/SC)" w:date="2024-03-19T10:16:00Z"/>
              <w:rFonts w:asciiTheme="minorHAnsi" w:hAnsiTheme="minorHAnsi" w:cstheme="minorBidi"/>
              <w:noProof/>
              <w:kern w:val="2"/>
              <w:sz w:val="22"/>
              <w:szCs w:val="22"/>
              <w:lang w:val="en-CA" w:eastAsia="en-CA"/>
              <w14:ligatures w14:val="standardContextual"/>
            </w:rPr>
          </w:pPr>
          <w:ins w:id="147"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"_Toc161735839"</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5.4</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Document Processing Field to System Field Mapping</w:t>
            </w:r>
            <w:r>
              <w:rPr>
                <w:noProof/>
                <w:webHidden/>
              </w:rPr>
              <w:tab/>
            </w:r>
            <w:r>
              <w:rPr>
                <w:noProof/>
                <w:webHidden/>
              </w:rPr>
              <w:fldChar w:fldCharType="begin"/>
            </w:r>
            <w:r>
              <w:rPr>
                <w:noProof/>
                <w:webHidden/>
              </w:rPr>
              <w:instrText xml:space="preserve"> PAGEREF _Toc161735839 \h </w:instrText>
            </w:r>
          </w:ins>
          <w:r>
            <w:rPr>
              <w:noProof/>
              <w:webHidden/>
            </w:rPr>
          </w:r>
          <w:r>
            <w:rPr>
              <w:noProof/>
              <w:webHidden/>
            </w:rPr>
            <w:fldChar w:fldCharType="separate"/>
          </w:r>
          <w:ins w:id="148" w:author="Somarouthu, Bhargava (HC/SC)" w:date="2024-03-19T10:16:00Z">
            <w:r>
              <w:rPr>
                <w:noProof/>
                <w:webHidden/>
              </w:rPr>
              <w:t>39</w:t>
            </w:r>
            <w:r>
              <w:rPr>
                <w:noProof/>
                <w:webHidden/>
              </w:rPr>
              <w:fldChar w:fldCharType="end"/>
            </w:r>
            <w:r w:rsidRPr="007B0A29">
              <w:rPr>
                <w:rStyle w:val="Hyperlink"/>
                <w:noProof/>
              </w:rPr>
              <w:fldChar w:fldCharType="end"/>
            </w:r>
          </w:ins>
        </w:p>
        <w:p w14:paraId="4192E9DE" w14:textId="05624EAB" w:rsidR="000C06EE" w:rsidRDefault="000C06EE" w:rsidP="000C06EE">
          <w:pPr>
            <w:pStyle w:val="TOC2"/>
            <w:rPr>
              <w:ins w:id="149" w:author="Somarouthu, Bhargava (HC/SC)" w:date="2024-03-19T10:16:00Z"/>
              <w:rFonts w:asciiTheme="minorHAnsi" w:hAnsiTheme="minorHAnsi" w:cstheme="minorBidi"/>
              <w:noProof/>
              <w:kern w:val="2"/>
              <w:sz w:val="22"/>
              <w:szCs w:val="22"/>
              <w:lang w:val="en-CA" w:eastAsia="en-CA"/>
              <w14:ligatures w14:val="standardContextual"/>
            </w:rPr>
          </w:pPr>
          <w:ins w:id="150"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"_Toc161735840"</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5.5</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Input Data Description</w:t>
            </w:r>
            <w:r>
              <w:rPr>
                <w:noProof/>
                <w:webHidden/>
              </w:rPr>
              <w:tab/>
            </w:r>
            <w:r>
              <w:rPr>
                <w:noProof/>
                <w:webHidden/>
              </w:rPr>
              <w:fldChar w:fldCharType="begin"/>
            </w:r>
            <w:r>
              <w:rPr>
                <w:noProof/>
                <w:webHidden/>
              </w:rPr>
              <w:instrText xml:space="preserve"> PAGEREF _Toc161735840 \h </w:instrText>
            </w:r>
          </w:ins>
          <w:r>
            <w:rPr>
              <w:noProof/>
              <w:webHidden/>
            </w:rPr>
          </w:r>
          <w:r>
            <w:rPr>
              <w:noProof/>
              <w:webHidden/>
            </w:rPr>
            <w:fldChar w:fldCharType="separate"/>
          </w:r>
          <w:ins w:id="151" w:author="Somarouthu, Bhargava (HC/SC)" w:date="2024-03-19T10:16:00Z">
            <w:r>
              <w:rPr>
                <w:noProof/>
                <w:webHidden/>
              </w:rPr>
              <w:t>40</w:t>
            </w:r>
            <w:r>
              <w:rPr>
                <w:noProof/>
                <w:webHidden/>
              </w:rPr>
              <w:fldChar w:fldCharType="end"/>
            </w:r>
            <w:r w:rsidRPr="007B0A29">
              <w:rPr>
                <w:rStyle w:val="Hyperlink"/>
                <w:noProof/>
              </w:rPr>
              <w:fldChar w:fldCharType="end"/>
            </w:r>
          </w:ins>
        </w:p>
        <w:p w14:paraId="3C22D087" w14:textId="202CF1FD" w:rsidR="000C06EE" w:rsidRDefault="000C06EE" w:rsidP="000C06EE">
          <w:pPr>
            <w:pStyle w:val="TOC2"/>
            <w:rPr>
              <w:ins w:id="152" w:author="Somarouthu, Bhargava (HC/SC)" w:date="2024-03-19T10:16:00Z"/>
              <w:rFonts w:asciiTheme="minorHAnsi" w:hAnsiTheme="minorHAnsi" w:cstheme="minorBidi"/>
              <w:noProof/>
              <w:kern w:val="2"/>
              <w:sz w:val="22"/>
              <w:szCs w:val="22"/>
              <w:lang w:val="en-CA" w:eastAsia="en-CA"/>
              <w14:ligatures w14:val="standardContextual"/>
            </w:rPr>
          </w:pPr>
          <w:ins w:id="153"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"_Toc161735841"</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5.6</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Parallel Initiatives</w:t>
            </w:r>
            <w:r>
              <w:rPr>
                <w:noProof/>
                <w:webHidden/>
              </w:rPr>
              <w:tab/>
            </w:r>
            <w:r>
              <w:rPr>
                <w:noProof/>
                <w:webHidden/>
              </w:rPr>
              <w:fldChar w:fldCharType="begin"/>
            </w:r>
            <w:r>
              <w:rPr>
                <w:noProof/>
                <w:webHidden/>
              </w:rPr>
              <w:instrText xml:space="preserve"> PAGEREF _Toc161735841 \h </w:instrText>
            </w:r>
          </w:ins>
          <w:r>
            <w:rPr>
              <w:noProof/>
              <w:webHidden/>
            </w:rPr>
          </w:r>
          <w:r>
            <w:rPr>
              <w:noProof/>
              <w:webHidden/>
            </w:rPr>
            <w:fldChar w:fldCharType="separate"/>
          </w:r>
          <w:ins w:id="154" w:author="Somarouthu, Bhargava (HC/SC)" w:date="2024-03-19T10:16:00Z">
            <w:r>
              <w:rPr>
                <w:noProof/>
                <w:webHidden/>
              </w:rPr>
              <w:t>41</w:t>
            </w:r>
            <w:r>
              <w:rPr>
                <w:noProof/>
                <w:webHidden/>
              </w:rPr>
              <w:fldChar w:fldCharType="end"/>
            </w:r>
            <w:r w:rsidRPr="007B0A29">
              <w:rPr>
                <w:rStyle w:val="Hyperlink"/>
                <w:noProof/>
              </w:rPr>
              <w:fldChar w:fldCharType="end"/>
            </w:r>
          </w:ins>
        </w:p>
        <w:p w14:paraId="1EA68D95" w14:textId="309AF9A4" w:rsidR="000C06EE" w:rsidRDefault="000C06EE" w:rsidP="000C06EE">
          <w:pPr>
            <w:pStyle w:val="TOC2"/>
            <w:rPr>
              <w:ins w:id="155" w:author="Somarouthu, Bhargava (HC/SC)" w:date="2024-03-19T10:16:00Z"/>
              <w:rFonts w:asciiTheme="minorHAnsi" w:hAnsiTheme="minorHAnsi" w:cstheme="minorBidi"/>
              <w:noProof/>
              <w:kern w:val="2"/>
              <w:sz w:val="22"/>
              <w:szCs w:val="22"/>
              <w:lang w:val="en-CA" w:eastAsia="en-CA"/>
              <w14:ligatures w14:val="standardContextual"/>
            </w:rPr>
          </w:pPr>
          <w:ins w:id="156"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"_Toc161735842"</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5.7</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Out of Scope for RPA</w:t>
            </w:r>
            <w:r>
              <w:rPr>
                <w:noProof/>
                <w:webHidden/>
              </w:rPr>
              <w:tab/>
            </w:r>
            <w:r>
              <w:rPr>
                <w:noProof/>
                <w:webHidden/>
              </w:rPr>
              <w:fldChar w:fldCharType="begin"/>
            </w:r>
            <w:r>
              <w:rPr>
                <w:noProof/>
                <w:webHidden/>
              </w:rPr>
              <w:instrText xml:space="preserve"> PAGEREF _Toc161735842 \h </w:instrText>
            </w:r>
          </w:ins>
          <w:r>
            <w:rPr>
              <w:noProof/>
              <w:webHidden/>
            </w:rPr>
          </w:r>
          <w:r>
            <w:rPr>
              <w:noProof/>
              <w:webHidden/>
            </w:rPr>
            <w:fldChar w:fldCharType="separate"/>
          </w:r>
          <w:ins w:id="157" w:author="Somarouthu, Bhargava (HC/SC)" w:date="2024-03-19T10:16:00Z">
            <w:r>
              <w:rPr>
                <w:noProof/>
                <w:webHidden/>
              </w:rPr>
              <w:t>41</w:t>
            </w:r>
            <w:r>
              <w:rPr>
                <w:noProof/>
                <w:webHidden/>
              </w:rPr>
              <w:fldChar w:fldCharType="end"/>
            </w:r>
            <w:r w:rsidRPr="007B0A29">
              <w:rPr>
                <w:rStyle w:val="Hyperlink"/>
                <w:noProof/>
              </w:rPr>
              <w:fldChar w:fldCharType="end"/>
            </w:r>
          </w:ins>
        </w:p>
        <w:p w14:paraId="76924BFE" w14:textId="738411DF" w:rsidR="000C06EE" w:rsidRDefault="000C06EE" w:rsidP="000C06EE">
          <w:pPr>
            <w:pStyle w:val="TOC2"/>
            <w:rPr>
              <w:ins w:id="158" w:author="Somarouthu, Bhargava (HC/SC)" w:date="2024-03-19T10:16:00Z"/>
              <w:rFonts w:asciiTheme="minorHAnsi" w:hAnsiTheme="minorHAnsi" w:cstheme="minorBidi"/>
              <w:noProof/>
              <w:kern w:val="2"/>
              <w:sz w:val="22"/>
              <w:szCs w:val="22"/>
              <w:lang w:val="en-CA" w:eastAsia="en-CA"/>
              <w14:ligatures w14:val="standardContextual"/>
            </w:rPr>
          </w:pPr>
          <w:ins w:id="159"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"_Toc161735843"</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5.8</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Business Exceptions Handling</w:t>
            </w:r>
            <w:r>
              <w:rPr>
                <w:noProof/>
                <w:webHidden/>
              </w:rPr>
              <w:tab/>
            </w:r>
            <w:r>
              <w:rPr>
                <w:noProof/>
                <w:webHidden/>
              </w:rPr>
              <w:fldChar w:fldCharType="begin"/>
            </w:r>
            <w:r>
              <w:rPr>
                <w:noProof/>
                <w:webHidden/>
              </w:rPr>
              <w:instrText xml:space="preserve"> PAGEREF _Toc161735843 \h </w:instrText>
            </w:r>
          </w:ins>
          <w:r>
            <w:rPr>
              <w:noProof/>
              <w:webHidden/>
            </w:rPr>
          </w:r>
          <w:r>
            <w:rPr>
              <w:noProof/>
              <w:webHidden/>
            </w:rPr>
            <w:fldChar w:fldCharType="separate"/>
          </w:r>
          <w:ins w:id="160" w:author="Somarouthu, Bhargava (HC/SC)" w:date="2024-03-19T10:16:00Z">
            <w:r>
              <w:rPr>
                <w:noProof/>
                <w:webHidden/>
              </w:rPr>
              <w:t>42</w:t>
            </w:r>
            <w:r>
              <w:rPr>
                <w:noProof/>
                <w:webHidden/>
              </w:rPr>
              <w:fldChar w:fldCharType="end"/>
            </w:r>
            <w:r w:rsidRPr="007B0A29">
              <w:rPr>
                <w:rStyle w:val="Hyperlink"/>
                <w:noProof/>
              </w:rPr>
              <w:fldChar w:fldCharType="end"/>
            </w:r>
          </w:ins>
        </w:p>
        <w:p w14:paraId="657A3852" w14:textId="198465CA" w:rsidR="000C06EE" w:rsidRDefault="000C06EE" w:rsidP="000C06EE">
          <w:pPr>
            <w:pStyle w:val="TOC2"/>
            <w:rPr>
              <w:ins w:id="161" w:author="Somarouthu, Bhargava (HC/SC)" w:date="2024-03-19T10:16:00Z"/>
              <w:rFonts w:asciiTheme="minorHAnsi" w:hAnsiTheme="minorHAnsi" w:cstheme="minorBidi"/>
              <w:noProof/>
              <w:kern w:val="2"/>
              <w:sz w:val="22"/>
              <w:szCs w:val="22"/>
              <w:lang w:val="en-CA" w:eastAsia="en-CA"/>
              <w14:ligatures w14:val="standardContextual"/>
            </w:rPr>
          </w:pPr>
          <w:ins w:id="162"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"_Toc161735844"</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5.8.1</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Known Business Exceptions</w:t>
            </w:r>
            <w:r>
              <w:rPr>
                <w:noProof/>
                <w:webHidden/>
              </w:rPr>
              <w:tab/>
            </w:r>
            <w:r>
              <w:rPr>
                <w:noProof/>
                <w:webHidden/>
              </w:rPr>
              <w:fldChar w:fldCharType="begin"/>
            </w:r>
            <w:r>
              <w:rPr>
                <w:noProof/>
                <w:webHidden/>
              </w:rPr>
              <w:instrText xml:space="preserve"> PAGEREF _Toc161735844 \h </w:instrText>
            </w:r>
          </w:ins>
          <w:r>
            <w:rPr>
              <w:noProof/>
              <w:webHidden/>
            </w:rPr>
          </w:r>
          <w:r>
            <w:rPr>
              <w:noProof/>
              <w:webHidden/>
            </w:rPr>
            <w:fldChar w:fldCharType="separate"/>
          </w:r>
          <w:ins w:id="163" w:author="Somarouthu, Bhargava (HC/SC)" w:date="2024-03-19T10:16:00Z">
            <w:r>
              <w:rPr>
                <w:noProof/>
                <w:webHidden/>
              </w:rPr>
              <w:t>42</w:t>
            </w:r>
            <w:r>
              <w:rPr>
                <w:noProof/>
                <w:webHidden/>
              </w:rPr>
              <w:fldChar w:fldCharType="end"/>
            </w:r>
            <w:r w:rsidRPr="007B0A29">
              <w:rPr>
                <w:rStyle w:val="Hyperlink"/>
                <w:noProof/>
              </w:rPr>
              <w:fldChar w:fldCharType="end"/>
            </w:r>
          </w:ins>
        </w:p>
        <w:p w14:paraId="1CCF951B" w14:textId="0933A7F8" w:rsidR="000C06EE" w:rsidRDefault="000C06EE" w:rsidP="000C06EE">
          <w:pPr>
            <w:pStyle w:val="TOC2"/>
            <w:rPr>
              <w:ins w:id="164" w:author="Somarouthu, Bhargava (HC/SC)" w:date="2024-03-19T10:16:00Z"/>
              <w:rFonts w:asciiTheme="minorHAnsi" w:hAnsiTheme="minorHAnsi" w:cstheme="minorBidi"/>
              <w:noProof/>
              <w:kern w:val="2"/>
              <w:sz w:val="22"/>
              <w:szCs w:val="22"/>
              <w:lang w:val="en-CA" w:eastAsia="en-CA"/>
              <w14:ligatures w14:val="standardContextual"/>
            </w:rPr>
          </w:pPr>
          <w:ins w:id="165"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"_Toc161735845"</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5.9</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Systems Exception Handling</w:t>
            </w:r>
            <w:r>
              <w:rPr>
                <w:noProof/>
                <w:webHidden/>
              </w:rPr>
              <w:tab/>
            </w:r>
            <w:r>
              <w:rPr>
                <w:noProof/>
                <w:webHidden/>
              </w:rPr>
              <w:fldChar w:fldCharType="begin"/>
            </w:r>
            <w:r>
              <w:rPr>
                <w:noProof/>
                <w:webHidden/>
              </w:rPr>
              <w:instrText xml:space="preserve"> PAGEREF _Toc161735845 \h </w:instrText>
            </w:r>
          </w:ins>
          <w:r>
            <w:rPr>
              <w:noProof/>
              <w:webHidden/>
            </w:rPr>
          </w:r>
          <w:r>
            <w:rPr>
              <w:noProof/>
              <w:webHidden/>
            </w:rPr>
            <w:fldChar w:fldCharType="separate"/>
          </w:r>
          <w:ins w:id="166" w:author="Somarouthu, Bhargava (HC/SC)" w:date="2024-03-19T10:16:00Z">
            <w:r>
              <w:rPr>
                <w:noProof/>
                <w:webHidden/>
              </w:rPr>
              <w:t>44</w:t>
            </w:r>
            <w:r>
              <w:rPr>
                <w:noProof/>
                <w:webHidden/>
              </w:rPr>
              <w:fldChar w:fldCharType="end"/>
            </w:r>
            <w:r w:rsidRPr="007B0A29">
              <w:rPr>
                <w:rStyle w:val="Hyperlink"/>
                <w:noProof/>
              </w:rPr>
              <w:fldChar w:fldCharType="end"/>
            </w:r>
          </w:ins>
        </w:p>
        <w:p w14:paraId="6297F530" w14:textId="6AEEEF56" w:rsidR="000C06EE" w:rsidRDefault="000C06EE" w:rsidP="000C06EE">
          <w:pPr>
            <w:pStyle w:val="TOC2"/>
            <w:rPr>
              <w:ins w:id="167" w:author="Somarouthu, Bhargava (HC/SC)" w:date="2024-03-19T10:16:00Z"/>
              <w:rFonts w:asciiTheme="minorHAnsi" w:hAnsiTheme="minorHAnsi" w:cstheme="minorBidi"/>
              <w:noProof/>
              <w:kern w:val="2"/>
              <w:sz w:val="22"/>
              <w:szCs w:val="22"/>
              <w:lang w:val="en-CA" w:eastAsia="en-CA"/>
              <w14:ligatures w14:val="standardContextual"/>
            </w:rPr>
          </w:pPr>
          <w:ins w:id="168"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"_Toc161735846"</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5.9.1</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Known System Exceptions</w:t>
            </w:r>
            <w:r>
              <w:rPr>
                <w:noProof/>
                <w:webHidden/>
              </w:rPr>
              <w:tab/>
            </w:r>
            <w:r>
              <w:rPr>
                <w:noProof/>
                <w:webHidden/>
              </w:rPr>
              <w:fldChar w:fldCharType="begin"/>
            </w:r>
            <w:r>
              <w:rPr>
                <w:noProof/>
                <w:webHidden/>
              </w:rPr>
              <w:instrText xml:space="preserve"> PAGEREF _Toc161735846 \h </w:instrText>
            </w:r>
          </w:ins>
          <w:r>
            <w:rPr>
              <w:noProof/>
              <w:webHidden/>
            </w:rPr>
          </w:r>
          <w:r>
            <w:rPr>
              <w:noProof/>
              <w:webHidden/>
            </w:rPr>
            <w:fldChar w:fldCharType="separate"/>
          </w:r>
          <w:ins w:id="169" w:author="Somarouthu, Bhargava (HC/SC)" w:date="2024-03-19T10:16:00Z">
            <w:r>
              <w:rPr>
                <w:noProof/>
                <w:webHidden/>
              </w:rPr>
              <w:t>44</w:t>
            </w:r>
            <w:r>
              <w:rPr>
                <w:noProof/>
                <w:webHidden/>
              </w:rPr>
              <w:fldChar w:fldCharType="end"/>
            </w:r>
            <w:r w:rsidRPr="007B0A29">
              <w:rPr>
                <w:rStyle w:val="Hyperlink"/>
                <w:noProof/>
              </w:rPr>
              <w:fldChar w:fldCharType="end"/>
            </w:r>
          </w:ins>
        </w:p>
        <w:p w14:paraId="7AA61E1B" w14:textId="76F83B34" w:rsidR="000C06EE" w:rsidRDefault="000C06EE" w:rsidP="000C06EE">
          <w:pPr>
            <w:pStyle w:val="TOC2"/>
            <w:rPr>
              <w:ins w:id="170" w:author="Somarouthu, Bhargava (HC/SC)" w:date="2024-03-19T10:16:00Z"/>
              <w:rFonts w:asciiTheme="minorHAnsi" w:hAnsiTheme="minorHAnsi" w:cstheme="minorBidi"/>
              <w:noProof/>
              <w:kern w:val="2"/>
              <w:sz w:val="22"/>
              <w:szCs w:val="22"/>
              <w:lang w:val="en-CA" w:eastAsia="en-CA"/>
              <w14:ligatures w14:val="standardContextual"/>
            </w:rPr>
          </w:pPr>
          <w:ins w:id="171"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"_Toc161735847"</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5.9.2</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Unknown System Exceptions</w:t>
            </w:r>
            <w:r>
              <w:rPr>
                <w:noProof/>
                <w:webHidden/>
              </w:rPr>
              <w:tab/>
            </w:r>
            <w:r>
              <w:rPr>
                <w:noProof/>
                <w:webHidden/>
              </w:rPr>
              <w:fldChar w:fldCharType="begin"/>
            </w:r>
            <w:r>
              <w:rPr>
                <w:noProof/>
                <w:webHidden/>
              </w:rPr>
              <w:instrText xml:space="preserve"> PAGEREF _Toc161735847 \h </w:instrText>
            </w:r>
          </w:ins>
          <w:r>
            <w:rPr>
              <w:noProof/>
              <w:webHidden/>
            </w:rPr>
          </w:r>
          <w:r>
            <w:rPr>
              <w:noProof/>
              <w:webHidden/>
            </w:rPr>
            <w:fldChar w:fldCharType="separate"/>
          </w:r>
          <w:ins w:id="172" w:author="Somarouthu, Bhargava (HC/SC)" w:date="2024-03-19T10:16:00Z">
            <w:r>
              <w:rPr>
                <w:noProof/>
                <w:webHidden/>
              </w:rPr>
              <w:t>46</w:t>
            </w:r>
            <w:r>
              <w:rPr>
                <w:noProof/>
                <w:webHidden/>
              </w:rPr>
              <w:fldChar w:fldCharType="end"/>
            </w:r>
            <w:r w:rsidRPr="007B0A29">
              <w:rPr>
                <w:rStyle w:val="Hyperlink"/>
                <w:noProof/>
              </w:rPr>
              <w:fldChar w:fldCharType="end"/>
            </w:r>
          </w:ins>
        </w:p>
        <w:p w14:paraId="51DDF2AF" w14:textId="1CC1FE18" w:rsidR="000C06EE" w:rsidRDefault="000C06EE" w:rsidP="000C06EE">
          <w:pPr>
            <w:pStyle w:val="TOC2"/>
            <w:rPr>
              <w:ins w:id="173" w:author="Somarouthu, Bhargava (HC/SC)" w:date="2024-03-19T10:16:00Z"/>
              <w:rFonts w:asciiTheme="minorHAnsi" w:hAnsiTheme="minorHAnsi" w:cstheme="minorBidi"/>
              <w:noProof/>
              <w:kern w:val="2"/>
              <w:sz w:val="22"/>
              <w:szCs w:val="22"/>
              <w:lang w:val="en-CA" w:eastAsia="en-CA"/>
              <w14:ligatures w14:val="standardContextual"/>
            </w:rPr>
          </w:pPr>
          <w:ins w:id="174"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"_Toc161735848"</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5.10</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Reporting</w:t>
            </w:r>
            <w:r>
              <w:rPr>
                <w:noProof/>
                <w:webHidden/>
              </w:rPr>
              <w:tab/>
            </w:r>
            <w:r>
              <w:rPr>
                <w:noProof/>
                <w:webHidden/>
              </w:rPr>
              <w:fldChar w:fldCharType="begin"/>
            </w:r>
            <w:r>
              <w:rPr>
                <w:noProof/>
                <w:webHidden/>
              </w:rPr>
              <w:instrText xml:space="preserve"> PAGEREF _Toc161735848 \h </w:instrText>
            </w:r>
          </w:ins>
          <w:r>
            <w:rPr>
              <w:noProof/>
              <w:webHidden/>
            </w:rPr>
          </w:r>
          <w:r>
            <w:rPr>
              <w:noProof/>
              <w:webHidden/>
            </w:rPr>
            <w:fldChar w:fldCharType="separate"/>
          </w:r>
          <w:ins w:id="175" w:author="Somarouthu, Bhargava (HC/SC)" w:date="2024-03-19T10:16:00Z">
            <w:r>
              <w:rPr>
                <w:noProof/>
                <w:webHidden/>
              </w:rPr>
              <w:t>46</w:t>
            </w:r>
            <w:r>
              <w:rPr>
                <w:noProof/>
                <w:webHidden/>
              </w:rPr>
              <w:fldChar w:fldCharType="end"/>
            </w:r>
            <w:r w:rsidRPr="007B0A29">
              <w:rPr>
                <w:rStyle w:val="Hyperlink"/>
                <w:noProof/>
              </w:rPr>
              <w:fldChar w:fldCharType="end"/>
            </w:r>
          </w:ins>
        </w:p>
        <w:p w14:paraId="4AB40D99" w14:textId="5FA89199" w:rsidR="000C06EE" w:rsidRDefault="000C06EE">
          <w:pPr>
            <w:pStyle w:val="TOC1"/>
            <w:tabs>
              <w:tab w:val="left" w:pos="851"/>
            </w:tabs>
            <w:rPr>
              <w:ins w:id="176" w:author="Somarouthu, Bhargava (HC/SC)" w:date="2024-03-19T10:16:00Z"/>
              <w:rFonts w:asciiTheme="minorHAnsi" w:hAnsiTheme="minorHAnsi" w:cstheme="minorBidi"/>
              <w:noProof/>
              <w:kern w:val="2"/>
              <w:sz w:val="22"/>
              <w:szCs w:val="22"/>
              <w:lang w:val="en-CA" w:eastAsia="en-CA"/>
              <w14:ligatures w14:val="standardContextual"/>
            </w:rPr>
          </w:pPr>
          <w:ins w:id="177"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"_Toc161735849"</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hAnsi="Arial"/>
                <w:noProof/>
              </w:rPr>
              <w:t>6.</w:t>
            </w:r>
            <w:r>
              <w:rPr>
                <w:rFonts w:asciiTheme="minorHAnsi" w:hAnsiTheme="minorHAnsi" w:cstheme="minorBidi"/>
                <w:noProof/>
                <w:kern w:val="2"/>
                <w:sz w:val="22"/>
                <w:szCs w:val="22"/>
                <w:lang w:val="en-CA" w:eastAsia="en-CA"/>
                <w14:ligatures w14:val="standardContextual"/>
              </w:rPr>
              <w:tab/>
            </w:r>
            <w:r w:rsidRPr="007B0A29">
              <w:rPr>
                <w:rStyle w:val="Hyperlink"/>
                <w:rFonts w:ascii="Arial" w:hAnsi="Arial"/>
                <w:noProof/>
              </w:rPr>
              <w:t>Other</w:t>
            </w:r>
            <w:r>
              <w:rPr>
                <w:noProof/>
                <w:webHidden/>
              </w:rPr>
              <w:tab/>
            </w:r>
            <w:r>
              <w:rPr>
                <w:noProof/>
                <w:webHidden/>
              </w:rPr>
              <w:fldChar w:fldCharType="begin"/>
            </w:r>
            <w:r>
              <w:rPr>
                <w:noProof/>
                <w:webHidden/>
              </w:rPr>
              <w:instrText xml:space="preserve"> PAGEREF _Toc161735849 \h </w:instrText>
            </w:r>
          </w:ins>
          <w:r>
            <w:rPr>
              <w:noProof/>
              <w:webHidden/>
            </w:rPr>
          </w:r>
          <w:r>
            <w:rPr>
              <w:noProof/>
              <w:webHidden/>
            </w:rPr>
            <w:fldChar w:fldCharType="separate"/>
          </w:r>
          <w:ins w:id="178" w:author="Somarouthu, Bhargava (HC/SC)" w:date="2024-03-19T10:16:00Z">
            <w:r>
              <w:rPr>
                <w:noProof/>
                <w:webHidden/>
              </w:rPr>
              <w:t>48</w:t>
            </w:r>
            <w:r>
              <w:rPr>
                <w:noProof/>
                <w:webHidden/>
              </w:rPr>
              <w:fldChar w:fldCharType="end"/>
            </w:r>
            <w:r w:rsidRPr="007B0A29">
              <w:rPr>
                <w:rStyle w:val="Hyperlink"/>
                <w:noProof/>
              </w:rPr>
              <w:fldChar w:fldCharType="end"/>
            </w:r>
          </w:ins>
        </w:p>
        <w:p w14:paraId="787A813E" w14:textId="1EBBF3F9" w:rsidR="000C06EE" w:rsidRDefault="000C06EE" w:rsidP="000C06EE">
          <w:pPr>
            <w:pStyle w:val="TOC2"/>
            <w:rPr>
              <w:ins w:id="179" w:author="Somarouthu, Bhargava (HC/SC)" w:date="2024-03-19T10:16:00Z"/>
              <w:rFonts w:asciiTheme="minorHAnsi" w:hAnsiTheme="minorHAnsi" w:cstheme="minorBidi"/>
              <w:noProof/>
              <w:kern w:val="2"/>
              <w:sz w:val="22"/>
              <w:szCs w:val="22"/>
              <w:lang w:val="en-CA" w:eastAsia="en-CA"/>
              <w14:ligatures w14:val="standardContextual"/>
            </w:rPr>
          </w:pPr>
          <w:ins w:id="180" w:author="Somarouthu, Bhargava (HC/SC)" w:date="2024-03-19T10:16:00Z">
            <w:r w:rsidRPr="007B0A29">
              <w:rPr>
                <w:rStyle w:val="Hyperlink"/>
                <w:noProof/>
              </w:rPr>
              <w:fldChar w:fldCharType="begin"/>
            </w:r>
            <w:r w:rsidRPr="007B0A29">
              <w:rPr>
                <w:rStyle w:val="Hyperlink"/>
                <w:noProof/>
              </w:rPr>
              <w:instrText xml:space="preserve"> </w:instrText>
            </w:r>
            <w:r>
              <w:rPr>
                <w:noProof/>
              </w:rPr>
              <w:instrText>HYPERLINK \l "_Toc161735850"</w:instrText>
            </w:r>
            <w:r w:rsidRPr="007B0A29">
              <w:rPr>
                <w:rStyle w:val="Hyperlink"/>
                <w:noProof/>
              </w:rPr>
              <w:instrText xml:space="preserve"> </w:instrText>
            </w:r>
            <w:r w:rsidRPr="007B0A29">
              <w:rPr>
                <w:rStyle w:val="Hyperlink"/>
                <w:noProof/>
              </w:rPr>
            </w:r>
            <w:r w:rsidRPr="007B0A29">
              <w:rPr>
                <w:rStyle w:val="Hyperlink"/>
                <w:noProof/>
              </w:rPr>
              <w:fldChar w:fldCharType="separate"/>
            </w:r>
            <w:r w:rsidRPr="007B0A29">
              <w:rPr>
                <w:rStyle w:val="Hyperlink"/>
                <w:rFonts w:ascii="Arial" w:eastAsia="Times New Roman" w:hAnsi="Arial" w:cs="Arial"/>
                <w:noProof/>
                <w:lang w:val="en-CA"/>
              </w:rPr>
              <w:t>6.1</w:t>
            </w:r>
            <w:r>
              <w:rPr>
                <w:rFonts w:asciiTheme="minorHAnsi" w:hAnsiTheme="minorHAnsi" w:cstheme="minorBidi"/>
                <w:noProof/>
                <w:kern w:val="2"/>
                <w:sz w:val="22"/>
                <w:szCs w:val="22"/>
                <w:lang w:val="en-CA" w:eastAsia="en-CA"/>
                <w14:ligatures w14:val="standardContextual"/>
              </w:rPr>
              <w:tab/>
            </w:r>
            <w:r w:rsidRPr="007B0A29">
              <w:rPr>
                <w:rStyle w:val="Hyperlink"/>
                <w:rFonts w:ascii="Arial" w:eastAsia="Times New Roman" w:hAnsi="Arial" w:cs="Arial"/>
                <w:noProof/>
                <w:lang w:val="en-CA"/>
              </w:rPr>
              <w:t>Referenced Documentation</w:t>
            </w:r>
            <w:r>
              <w:rPr>
                <w:noProof/>
                <w:webHidden/>
              </w:rPr>
              <w:tab/>
            </w:r>
            <w:r>
              <w:rPr>
                <w:noProof/>
                <w:webHidden/>
              </w:rPr>
              <w:fldChar w:fldCharType="begin"/>
            </w:r>
            <w:r>
              <w:rPr>
                <w:noProof/>
                <w:webHidden/>
              </w:rPr>
              <w:instrText xml:space="preserve"> PAGEREF _Toc161735850 \h </w:instrText>
            </w:r>
          </w:ins>
          <w:r>
            <w:rPr>
              <w:noProof/>
              <w:webHidden/>
            </w:rPr>
          </w:r>
          <w:r>
            <w:rPr>
              <w:noProof/>
              <w:webHidden/>
            </w:rPr>
            <w:fldChar w:fldCharType="separate"/>
          </w:r>
          <w:ins w:id="181" w:author="Somarouthu, Bhargava (HC/SC)" w:date="2024-03-19T10:16:00Z">
            <w:r>
              <w:rPr>
                <w:noProof/>
                <w:webHidden/>
              </w:rPr>
              <w:t>48</w:t>
            </w:r>
            <w:r>
              <w:rPr>
                <w:noProof/>
                <w:webHidden/>
              </w:rPr>
              <w:fldChar w:fldCharType="end"/>
            </w:r>
            <w:r w:rsidRPr="007B0A29">
              <w:rPr>
                <w:rStyle w:val="Hyperlink"/>
                <w:noProof/>
              </w:rPr>
              <w:fldChar w:fldCharType="end"/>
            </w:r>
          </w:ins>
        </w:p>
        <w:p w14:paraId="01A4CE2A" w14:textId="1FE57A83" w:rsidR="376E9050" w:rsidRPr="00054113" w:rsidRDefault="376E9050" w:rsidP="000C06EE">
          <w:pPr>
            <w:pStyle w:val="TOC2"/>
            <w:rPr>
              <w:rStyle w:val="Hyperlink"/>
              <w:rFonts w:ascii="Arial" w:hAnsi="Arial" w:cs="Arial"/>
            </w:rPr>
          </w:pPr>
          <w:r w:rsidRPr="00054113">
            <w:fldChar w:fldCharType="end"/>
          </w:r>
        </w:p>
      </w:sdtContent>
    </w:sdt>
    <w:p w14:paraId="6902E537" w14:textId="77777777" w:rsidR="00262789" w:rsidRPr="00321B65" w:rsidRDefault="00262789" w:rsidP="376E9050">
      <w:pPr>
        <w:ind w:left="0"/>
        <w:rPr>
          <w:rFonts w:ascii="Arial" w:hAnsi="Arial" w:cs="Arial"/>
          <w:b/>
          <w:bCs/>
          <w:noProof/>
        </w:rPr>
      </w:pPr>
    </w:p>
    <w:p w14:paraId="45F64AC1" w14:textId="0844133E" w:rsidR="05EFD4A3" w:rsidRPr="00054113" w:rsidRDefault="05EFD4A3">
      <w:pPr>
        <w:rPr>
          <w:rFonts w:ascii="Arial" w:hAnsi="Arial" w:cs="Arial"/>
        </w:rPr>
      </w:pPr>
      <w:r w:rsidRPr="00054113">
        <w:rPr>
          <w:rFonts w:ascii="Arial" w:hAnsi="Arial" w:cs="Arial"/>
        </w:rPr>
        <w:br w:type="page"/>
      </w:r>
    </w:p>
    <w:p w14:paraId="02381398" w14:textId="154A9355" w:rsidR="00A97575" w:rsidRPr="00321B65" w:rsidRDefault="00A97575" w:rsidP="00D549D3">
      <w:pPr>
        <w:pStyle w:val="Heading1"/>
        <w:numPr>
          <w:ilvl w:val="0"/>
          <w:numId w:val="10"/>
        </w:numPr>
        <w:rPr>
          <w:rFonts w:ascii="Arial" w:hAnsi="Arial"/>
        </w:rPr>
      </w:pPr>
      <w:bookmarkStart w:id="182" w:name="_Toc161735792"/>
      <w:r w:rsidRPr="00321B65">
        <w:rPr>
          <w:rFonts w:ascii="Arial" w:hAnsi="Arial"/>
        </w:rPr>
        <w:lastRenderedPageBreak/>
        <w:t>INTRODUCTION</w:t>
      </w:r>
      <w:bookmarkEnd w:id="182"/>
    </w:p>
    <w:p w14:paraId="1BAA7827" w14:textId="6417C8DC" w:rsidR="00741866" w:rsidRPr="00321B65" w:rsidRDefault="008643EE"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183" w:name="_Toc161735793"/>
      <w:r w:rsidRPr="00321B65">
        <w:rPr>
          <w:rFonts w:ascii="Arial" w:eastAsia="Times New Roman" w:hAnsi="Arial" w:cs="Arial"/>
          <w:color w:val="auto"/>
          <w:sz w:val="48"/>
          <w:szCs w:val="48"/>
          <w:lang w:val="en-CA"/>
        </w:rPr>
        <w:t>Purpose</w:t>
      </w:r>
      <w:bookmarkEnd w:id="183"/>
    </w:p>
    <w:p w14:paraId="5751E61C" w14:textId="77777777" w:rsidR="00EC3162" w:rsidRPr="00321B65" w:rsidRDefault="00EC3162" w:rsidP="00EC3162">
      <w:pPr>
        <w:pStyle w:val="BodyText"/>
        <w:rPr>
          <w:rFonts w:ascii="Arial" w:hAnsi="Arial" w:cs="Arial"/>
          <w:sz w:val="22"/>
          <w:szCs w:val="22"/>
          <w:lang w:val="en-CA"/>
        </w:rPr>
      </w:pPr>
      <w:r w:rsidRPr="00321B65">
        <w:rPr>
          <w:rFonts w:ascii="Arial" w:hAnsi="Arial" w:cs="Arial"/>
          <w:sz w:val="22"/>
          <w:szCs w:val="22"/>
          <w:lang w:val="en-CA"/>
        </w:rPr>
        <w:t>The Process Definition Document outlines the business process chosen for automation. The document describes the sequence of steps performed as part of the business process, the conditions and rules of the process prior to automation (AS IS) as well as the new sequence of steps that the process will follow as a result of automating the process partially or entirely (TO BE).</w:t>
      </w:r>
    </w:p>
    <w:p w14:paraId="7BF5AC5D" w14:textId="77777777" w:rsidR="00EC3162" w:rsidRPr="00321B65" w:rsidRDefault="00EC3162" w:rsidP="00EC3162">
      <w:pPr>
        <w:pStyle w:val="BodyText"/>
        <w:rPr>
          <w:rFonts w:ascii="Arial" w:hAnsi="Arial" w:cs="Arial"/>
          <w:b/>
          <w:bCs/>
          <w:sz w:val="22"/>
          <w:szCs w:val="22"/>
          <w:lang w:val="en-CA"/>
        </w:rPr>
      </w:pPr>
      <w:r w:rsidRPr="00321B65">
        <w:rPr>
          <w:rFonts w:ascii="Arial" w:hAnsi="Arial" w:cs="Arial"/>
          <w:b/>
          <w:bCs/>
          <w:sz w:val="22"/>
          <w:szCs w:val="22"/>
          <w:lang w:val="en-CA"/>
        </w:rPr>
        <w:t>The PDD is a communication document between:</w:t>
      </w:r>
    </w:p>
    <w:p w14:paraId="0BDB7654" w14:textId="77777777" w:rsidR="005A46EA" w:rsidRPr="00321B65" w:rsidRDefault="00EC3162" w:rsidP="00FF074F">
      <w:pPr>
        <w:pStyle w:val="BodyText"/>
        <w:numPr>
          <w:ilvl w:val="0"/>
          <w:numId w:val="20"/>
        </w:numPr>
        <w:rPr>
          <w:rFonts w:ascii="Arial" w:hAnsi="Arial" w:cs="Arial"/>
          <w:sz w:val="22"/>
          <w:szCs w:val="22"/>
          <w:lang w:val="en-CA"/>
        </w:rPr>
      </w:pPr>
      <w:r w:rsidRPr="00321B65">
        <w:rPr>
          <w:rFonts w:ascii="Arial" w:hAnsi="Arial" w:cs="Arial"/>
          <w:sz w:val="22"/>
          <w:szCs w:val="22"/>
          <w:lang w:val="en-CA"/>
        </w:rPr>
        <w:t>The RPA Business Analyst and the SME/Process Owner. The goal is to ensure that the RPA Business Analyst has the correct understanding of the process and has represented it accurately.</w:t>
      </w:r>
    </w:p>
    <w:p w14:paraId="6750A3D8" w14:textId="47C280FE" w:rsidR="00741866" w:rsidRPr="00321B65" w:rsidRDefault="00EC3162" w:rsidP="00FF074F">
      <w:pPr>
        <w:pStyle w:val="BodyText"/>
        <w:numPr>
          <w:ilvl w:val="0"/>
          <w:numId w:val="20"/>
        </w:numPr>
        <w:rPr>
          <w:rFonts w:ascii="Arial" w:hAnsi="Arial" w:cs="Arial"/>
          <w:sz w:val="22"/>
          <w:szCs w:val="22"/>
          <w:lang w:val="en-CA"/>
        </w:rPr>
      </w:pPr>
      <w:r w:rsidRPr="00321B65">
        <w:rPr>
          <w:rFonts w:ascii="Arial" w:hAnsi="Arial" w:cs="Arial"/>
          <w:sz w:val="22"/>
          <w:szCs w:val="22"/>
          <w:lang w:val="en-CA"/>
        </w:rPr>
        <w:t>The RPA Business Analyst and the Development team (represented by the Solution Architect and RPA Development Lead). The goal is to ensure that the process is documented appropriately and to a sufficient level of detail so that the Development team can then create the solution based on the PDD content</w:t>
      </w:r>
    </w:p>
    <w:p w14:paraId="76AF3CA7" w14:textId="77777777" w:rsidR="004C19D0" w:rsidRPr="00321B65" w:rsidRDefault="004C19D0" w:rsidP="004C19D0">
      <w:pPr>
        <w:pStyle w:val="BodyText"/>
        <w:rPr>
          <w:rFonts w:ascii="Arial" w:hAnsi="Arial" w:cs="Arial"/>
          <w:lang w:val="en-CA"/>
        </w:rPr>
      </w:pPr>
    </w:p>
    <w:p w14:paraId="7FDA856C" w14:textId="07BB83F6" w:rsidR="00AD752A" w:rsidRPr="00321B65" w:rsidRDefault="00AD752A"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184" w:name="_Toc161735794"/>
      <w:r w:rsidRPr="00321B65">
        <w:rPr>
          <w:rFonts w:ascii="Arial" w:eastAsia="Times New Roman" w:hAnsi="Arial" w:cs="Arial"/>
          <w:color w:val="auto"/>
          <w:sz w:val="48"/>
          <w:szCs w:val="48"/>
          <w:lang w:val="en-CA"/>
        </w:rPr>
        <w:t>Objectives</w:t>
      </w:r>
      <w:bookmarkEnd w:id="184"/>
    </w:p>
    <w:p w14:paraId="4693F5D7" w14:textId="77777777" w:rsidR="00245AE7" w:rsidRPr="00321B65" w:rsidRDefault="00245AE7" w:rsidP="00245AE7">
      <w:pPr>
        <w:pStyle w:val="ListParagraph"/>
        <w:rPr>
          <w:rFonts w:ascii="Arial" w:eastAsia="Arial Unicode MS" w:hAnsi="Arial" w:cs="Arial"/>
          <w:color w:val="262626" w:themeColor="text1" w:themeTint="D9"/>
        </w:rPr>
      </w:pPr>
      <w:r w:rsidRPr="00321B65">
        <w:rPr>
          <w:rFonts w:ascii="Arial" w:eastAsia="Arial Unicode MS" w:hAnsi="Arial" w:cs="Arial"/>
          <w:color w:val="262626" w:themeColor="text1" w:themeTint="D9"/>
        </w:rPr>
        <w:t>The business objectives and benefits expected by the Business Process Owner after automation of the selected business process are:</w:t>
      </w:r>
    </w:p>
    <w:p w14:paraId="534FCC55" w14:textId="6A92DEAC" w:rsidR="00BF0BB9" w:rsidRPr="00054113" w:rsidRDefault="00BF0BB9" w:rsidP="376E9050">
      <w:pPr>
        <w:numPr>
          <w:ilvl w:val="0"/>
          <w:numId w:val="25"/>
        </w:numPr>
        <w:spacing w:before="100" w:beforeAutospacing="1" w:after="100" w:afterAutospacing="1" w:line="240" w:lineRule="auto"/>
        <w:rPr>
          <w:rFonts w:ascii="Arial" w:eastAsia="Times New Roman" w:hAnsi="Arial" w:cs="Arial"/>
          <w:lang w:val="en-CA" w:eastAsia="en-CA"/>
        </w:rPr>
      </w:pPr>
      <w:commentRangeStart w:id="185"/>
      <w:r w:rsidRPr="00054113">
        <w:rPr>
          <w:rFonts w:ascii="Arial" w:eastAsia="Times New Roman" w:hAnsi="Arial" w:cs="Arial"/>
          <w:lang w:val="en-CA" w:eastAsia="en-CA"/>
        </w:rPr>
        <w:t>increase productivity among members of the CFOB Accounting Operations group (five staff) via automation of journal voucher (JV) requests</w:t>
      </w:r>
      <w:commentRangeEnd w:id="185"/>
      <w:r w:rsidR="00896DAA" w:rsidRPr="00054113">
        <w:rPr>
          <w:rStyle w:val="CommentReference"/>
          <w:rFonts w:ascii="Arial" w:hAnsi="Arial" w:cs="Arial"/>
        </w:rPr>
        <w:commentReference w:id="185"/>
      </w:r>
    </w:p>
    <w:p w14:paraId="375EACCD" w14:textId="77777777" w:rsidR="00BF0BB9" w:rsidRDefault="00BF0BB9" w:rsidP="00BF0BB9">
      <w:pPr>
        <w:numPr>
          <w:ilvl w:val="0"/>
          <w:numId w:val="25"/>
        </w:numPr>
        <w:spacing w:before="100" w:beforeAutospacing="1" w:after="100" w:afterAutospacing="1" w:line="240" w:lineRule="auto"/>
        <w:rPr>
          <w:ins w:id="186" w:author="Somarouthu, Bhargava (HC/SC)" w:date="2024-03-19T09:21:00Z"/>
          <w:rFonts w:ascii="Arial" w:eastAsia="Times New Roman" w:hAnsi="Arial" w:cs="Arial"/>
          <w:lang w:val="en-CA" w:eastAsia="en-CA"/>
        </w:rPr>
      </w:pPr>
      <w:r w:rsidRPr="00054113">
        <w:rPr>
          <w:rFonts w:ascii="Arial" w:eastAsia="Times New Roman" w:hAnsi="Arial" w:cs="Arial"/>
          <w:lang w:val="en-CA" w:eastAsia="en-CA"/>
        </w:rPr>
        <w:t>to reduce the risk of human error by minimizing manual entry</w:t>
      </w:r>
    </w:p>
    <w:p w14:paraId="7650E304" w14:textId="13ED8DDB" w:rsidR="00A4353E" w:rsidRPr="00054113" w:rsidRDefault="00A4353E" w:rsidP="00BF0BB9">
      <w:pPr>
        <w:numPr>
          <w:ilvl w:val="0"/>
          <w:numId w:val="25"/>
        </w:numPr>
        <w:spacing w:before="100" w:beforeAutospacing="1" w:after="100" w:afterAutospacing="1" w:line="240" w:lineRule="auto"/>
        <w:rPr>
          <w:rFonts w:ascii="Arial" w:eastAsia="Times New Roman" w:hAnsi="Arial" w:cs="Arial"/>
          <w:lang w:val="en-CA" w:eastAsia="en-CA"/>
        </w:rPr>
      </w:pPr>
      <w:ins w:id="187" w:author="Somarouthu, Bhargava (HC/SC)" w:date="2024-03-19T09:22:00Z">
        <w:r w:rsidRPr="00A4353E">
          <w:rPr>
            <w:rFonts w:ascii="Arial" w:eastAsia="Times New Roman" w:hAnsi="Arial" w:cs="Arial"/>
            <w:lang w:val="en-CA" w:eastAsia="en-CA"/>
          </w:rPr>
          <w:t>Focus on value-added activities instead of manual data entry</w:t>
        </w:r>
      </w:ins>
    </w:p>
    <w:p w14:paraId="2015FD9C" w14:textId="55F97155" w:rsidR="007B6B7F" w:rsidRPr="00321B65" w:rsidRDefault="007B6B7F"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188" w:name="_Toc161735795"/>
      <w:r w:rsidRPr="00321B65">
        <w:rPr>
          <w:rFonts w:ascii="Arial" w:eastAsia="Times New Roman" w:hAnsi="Arial" w:cs="Arial"/>
          <w:color w:val="auto"/>
          <w:sz w:val="48"/>
          <w:szCs w:val="48"/>
          <w:lang w:val="en-CA"/>
        </w:rPr>
        <w:t>Key Contacts</w:t>
      </w:r>
      <w:bookmarkEnd w:id="188"/>
    </w:p>
    <w:p w14:paraId="1F7C42F0" w14:textId="77777777" w:rsidR="00133365" w:rsidRPr="00321B65" w:rsidRDefault="00133365" w:rsidP="00470B41">
      <w:pPr>
        <w:ind w:left="709"/>
        <w:rPr>
          <w:rFonts w:ascii="Arial" w:eastAsia="Arial Unicode MS" w:hAnsi="Arial" w:cs="Arial"/>
          <w:color w:val="262626" w:themeColor="text1" w:themeTint="D9"/>
        </w:rPr>
      </w:pPr>
      <w:r w:rsidRPr="00321B65">
        <w:rPr>
          <w:rFonts w:ascii="Arial" w:eastAsia="Arial Unicode MS" w:hAnsi="Arial" w:cs="Arial"/>
          <w:color w:val="262626" w:themeColor="text1" w:themeTint="D9"/>
        </w:rPr>
        <w:t>This document includes concise and complete requirements of the TO BE process and it is built based on the inputs provided by the process Subject Matter Expert (SME)/ Process Owner.</w:t>
      </w:r>
    </w:p>
    <w:p w14:paraId="00FA5EDD" w14:textId="671B47CA" w:rsidR="007B6B7F" w:rsidRPr="00321B65" w:rsidRDefault="00133365" w:rsidP="00E33B31">
      <w:pPr>
        <w:ind w:left="709"/>
        <w:rPr>
          <w:rFonts w:ascii="Arial" w:hAnsi="Arial" w:cs="Arial"/>
          <w:lang w:val="en-CA"/>
        </w:rPr>
      </w:pPr>
      <w:r w:rsidRPr="00321B65">
        <w:rPr>
          <w:rFonts w:ascii="Arial" w:eastAsia="Arial Unicode MS" w:hAnsi="Arial" w:cs="Arial"/>
          <w:color w:val="262626" w:themeColor="text1" w:themeTint="D9"/>
        </w:rPr>
        <w:lastRenderedPageBreak/>
        <w:t>The Process Owner is expected to review this document and provide signoff for accuracy and completion of the AS IS and TO BE process steps, context, impacts and complete set of process exceptions.</w:t>
      </w:r>
    </w:p>
    <w:tbl>
      <w:tblPr>
        <w:tblStyle w:val="GridTable4-Accent4"/>
        <w:tblW w:w="9969" w:type="dxa"/>
        <w:tblLayout w:type="fixed"/>
        <w:tblLook w:val="0420" w:firstRow="1" w:lastRow="0" w:firstColumn="0" w:lastColumn="0" w:noHBand="0" w:noVBand="1"/>
      </w:tblPr>
      <w:tblGrid>
        <w:gridCol w:w="2564"/>
        <w:gridCol w:w="2201"/>
        <w:gridCol w:w="2635"/>
        <w:gridCol w:w="2569"/>
      </w:tblGrid>
      <w:tr w:rsidR="00E33B31" w:rsidRPr="00054113" w14:paraId="79F57FCA" w14:textId="77777777" w:rsidTr="001C48BA">
        <w:trPr>
          <w:cnfStyle w:val="100000000000" w:firstRow="1" w:lastRow="0" w:firstColumn="0" w:lastColumn="0" w:oddVBand="0" w:evenVBand="0" w:oddHBand="0" w:evenHBand="0" w:firstRowFirstColumn="0" w:firstRowLastColumn="0" w:lastRowFirstColumn="0" w:lastRowLastColumn="0"/>
          <w:trHeight w:val="512"/>
        </w:trPr>
        <w:tc>
          <w:tcPr>
            <w:tcW w:w="2564" w:type="dxa"/>
            <w:vAlign w:val="center"/>
            <w:hideMark/>
          </w:tcPr>
          <w:p w14:paraId="0134B55E" w14:textId="3BAB5DE2" w:rsidR="00E33B31" w:rsidRPr="00321B65" w:rsidRDefault="00E33B31" w:rsidP="00051730">
            <w:pPr>
              <w:spacing w:before="77" w:after="0" w:line="240" w:lineRule="auto"/>
              <w:ind w:left="0"/>
              <w:jc w:val="center"/>
              <w:textAlignment w:val="baseline"/>
              <w:rPr>
                <w:rFonts w:ascii="Arial" w:hAnsi="Arial" w:cs="Arial"/>
                <w:color w:val="auto"/>
                <w:lang w:val="en-CA"/>
              </w:rPr>
            </w:pPr>
            <w:r w:rsidRPr="00321B65">
              <w:rPr>
                <w:rFonts w:ascii="Arial" w:hAnsi="Arial" w:cs="Arial"/>
                <w:color w:val="auto"/>
                <w:kern w:val="24"/>
                <w:lang w:val="en-CA"/>
              </w:rPr>
              <w:t>Role</w:t>
            </w:r>
          </w:p>
        </w:tc>
        <w:tc>
          <w:tcPr>
            <w:tcW w:w="2201" w:type="dxa"/>
            <w:vAlign w:val="center"/>
          </w:tcPr>
          <w:p w14:paraId="5E1E8FB8" w14:textId="45F0D29E" w:rsidR="00E33B31" w:rsidRPr="00321B65" w:rsidRDefault="00E33B31" w:rsidP="00051730">
            <w:pPr>
              <w:spacing w:before="77" w:after="0" w:line="240" w:lineRule="auto"/>
              <w:ind w:left="0"/>
              <w:jc w:val="center"/>
              <w:textAlignment w:val="baseline"/>
              <w:rPr>
                <w:rFonts w:ascii="Arial" w:hAnsi="Arial" w:cs="Arial"/>
                <w:b w:val="0"/>
                <w:color w:val="auto"/>
                <w:kern w:val="24"/>
                <w:lang w:val="en-CA"/>
              </w:rPr>
            </w:pPr>
            <w:r w:rsidRPr="00321B65">
              <w:rPr>
                <w:rFonts w:ascii="Arial" w:hAnsi="Arial" w:cs="Arial"/>
                <w:color w:val="auto"/>
                <w:kern w:val="24"/>
                <w:lang w:val="en-CA"/>
              </w:rPr>
              <w:t>Name</w:t>
            </w:r>
          </w:p>
        </w:tc>
        <w:tc>
          <w:tcPr>
            <w:tcW w:w="2635" w:type="dxa"/>
            <w:vAlign w:val="center"/>
            <w:hideMark/>
          </w:tcPr>
          <w:p w14:paraId="557C6501" w14:textId="5A850DEA" w:rsidR="00E33B31" w:rsidRPr="00321B65" w:rsidRDefault="00E33B31" w:rsidP="00051730">
            <w:pPr>
              <w:spacing w:before="77" w:after="0" w:line="240" w:lineRule="auto"/>
              <w:ind w:left="0"/>
              <w:jc w:val="center"/>
              <w:textAlignment w:val="baseline"/>
              <w:rPr>
                <w:rFonts w:ascii="Arial" w:hAnsi="Arial" w:cs="Arial"/>
                <w:color w:val="auto"/>
                <w:lang w:val="en-CA"/>
              </w:rPr>
            </w:pPr>
            <w:r w:rsidRPr="00321B65">
              <w:rPr>
                <w:rFonts w:ascii="Arial" w:hAnsi="Arial" w:cs="Arial"/>
                <w:color w:val="auto"/>
                <w:kern w:val="24"/>
                <w:lang w:val="en-CA"/>
              </w:rPr>
              <w:t>Contact Details</w:t>
            </w:r>
          </w:p>
        </w:tc>
        <w:tc>
          <w:tcPr>
            <w:tcW w:w="2569" w:type="dxa"/>
            <w:vAlign w:val="center"/>
            <w:hideMark/>
          </w:tcPr>
          <w:p w14:paraId="203BB088" w14:textId="2F603ADF" w:rsidR="00E33B31" w:rsidRPr="00321B65" w:rsidRDefault="00E33B31" w:rsidP="00051730">
            <w:pPr>
              <w:spacing w:before="77" w:after="0" w:line="240" w:lineRule="auto"/>
              <w:ind w:left="0"/>
              <w:jc w:val="center"/>
              <w:textAlignment w:val="baseline"/>
              <w:rPr>
                <w:rFonts w:ascii="Arial" w:hAnsi="Arial" w:cs="Arial"/>
                <w:color w:val="auto"/>
                <w:lang w:val="en-CA"/>
              </w:rPr>
            </w:pPr>
            <w:r w:rsidRPr="00321B65">
              <w:rPr>
                <w:rFonts w:ascii="Arial" w:hAnsi="Arial" w:cs="Arial"/>
                <w:color w:val="auto"/>
                <w:kern w:val="24"/>
                <w:lang w:val="en-CA"/>
              </w:rPr>
              <w:t>Notes</w:t>
            </w:r>
          </w:p>
        </w:tc>
      </w:tr>
      <w:tr w:rsidR="00E33B31" w:rsidRPr="00054113" w14:paraId="3F7823D0" w14:textId="77777777" w:rsidTr="001C48BA">
        <w:trPr>
          <w:cnfStyle w:val="000000100000" w:firstRow="0" w:lastRow="0" w:firstColumn="0" w:lastColumn="0" w:oddVBand="0" w:evenVBand="0" w:oddHBand="1" w:evenHBand="0" w:firstRowFirstColumn="0" w:firstRowLastColumn="0" w:lastRowFirstColumn="0" w:lastRowLastColumn="0"/>
          <w:trHeight w:val="546"/>
        </w:trPr>
        <w:tc>
          <w:tcPr>
            <w:tcW w:w="2564" w:type="dxa"/>
          </w:tcPr>
          <w:p w14:paraId="5A3453D4" w14:textId="6A4665C4" w:rsidR="00E33B31" w:rsidRPr="00321B65" w:rsidRDefault="00E33B31" w:rsidP="00051730">
            <w:pPr>
              <w:spacing w:before="0" w:after="0" w:line="240" w:lineRule="auto"/>
              <w:ind w:left="0"/>
              <w:jc w:val="center"/>
              <w:textAlignment w:val="baseline"/>
              <w:rPr>
                <w:rFonts w:ascii="Arial" w:hAnsi="Arial" w:cs="Arial"/>
                <w:lang w:val="en-CA"/>
              </w:rPr>
            </w:pPr>
            <w:r w:rsidRPr="00321B65">
              <w:rPr>
                <w:rFonts w:ascii="Arial" w:hAnsi="Arial" w:cs="Arial"/>
                <w:lang w:val="en-CA"/>
              </w:rPr>
              <w:t>Process Owner</w:t>
            </w:r>
          </w:p>
        </w:tc>
        <w:tc>
          <w:tcPr>
            <w:tcW w:w="2201" w:type="dxa"/>
          </w:tcPr>
          <w:p w14:paraId="2480D824" w14:textId="198EB6BF" w:rsidR="00E33B31" w:rsidRPr="00321B65" w:rsidRDefault="00BF0BB9" w:rsidP="009D5C35">
            <w:pPr>
              <w:spacing w:before="77" w:after="0" w:line="240" w:lineRule="auto"/>
              <w:ind w:left="0"/>
              <w:textAlignment w:val="baseline"/>
              <w:rPr>
                <w:rFonts w:ascii="Arial" w:hAnsi="Arial" w:cs="Arial"/>
                <w:bCs/>
                <w:color w:val="000000"/>
                <w:kern w:val="24"/>
                <w:lang w:val="en-CA"/>
              </w:rPr>
            </w:pPr>
            <w:r w:rsidRPr="00321B65">
              <w:rPr>
                <w:rFonts w:ascii="Arial" w:hAnsi="Arial" w:cs="Arial"/>
                <w:bCs/>
                <w:color w:val="000000"/>
                <w:kern w:val="24"/>
                <w:lang w:val="en-CA"/>
              </w:rPr>
              <w:t>Duane Wilson</w:t>
            </w:r>
          </w:p>
        </w:tc>
        <w:tc>
          <w:tcPr>
            <w:tcW w:w="2635" w:type="dxa"/>
          </w:tcPr>
          <w:p w14:paraId="7DF094AC" w14:textId="54897BB7" w:rsidR="00E33B31" w:rsidRPr="00321B65" w:rsidRDefault="00BF0BB9" w:rsidP="009D5C35">
            <w:pPr>
              <w:spacing w:before="0" w:after="0" w:line="240" w:lineRule="auto"/>
              <w:ind w:left="0"/>
              <w:textAlignment w:val="baseline"/>
              <w:rPr>
                <w:rFonts w:ascii="Arial" w:hAnsi="Arial" w:cs="Arial"/>
                <w:bCs/>
                <w:lang w:val="en-CA"/>
              </w:rPr>
            </w:pPr>
            <w:r w:rsidRPr="00321B65">
              <w:rPr>
                <w:rFonts w:ascii="Arial" w:hAnsi="Arial" w:cs="Arial"/>
                <w:bCs/>
                <w:lang w:val="en-CA"/>
              </w:rPr>
              <w:t>duane.wilson@hc-sc.gc.ca</w:t>
            </w:r>
          </w:p>
        </w:tc>
        <w:tc>
          <w:tcPr>
            <w:tcW w:w="2569" w:type="dxa"/>
          </w:tcPr>
          <w:p w14:paraId="11848226" w14:textId="77777777" w:rsidR="00E33B31" w:rsidRPr="00321B65" w:rsidRDefault="00E33B31" w:rsidP="009D5C35">
            <w:pPr>
              <w:spacing w:before="0" w:after="0" w:line="240" w:lineRule="auto"/>
              <w:ind w:left="0"/>
              <w:textAlignment w:val="baseline"/>
              <w:rPr>
                <w:rFonts w:ascii="Arial" w:hAnsi="Arial" w:cs="Arial"/>
                <w:bCs/>
                <w:lang w:val="en-CA"/>
              </w:rPr>
            </w:pPr>
          </w:p>
        </w:tc>
      </w:tr>
      <w:tr w:rsidR="00E33B31" w:rsidRPr="00054113" w14:paraId="39C43E2B" w14:textId="77777777" w:rsidTr="001C48BA">
        <w:trPr>
          <w:trHeight w:val="301"/>
        </w:trPr>
        <w:tc>
          <w:tcPr>
            <w:tcW w:w="2564" w:type="dxa"/>
          </w:tcPr>
          <w:p w14:paraId="7F02C085" w14:textId="60A3ED00" w:rsidR="00E33B31" w:rsidRPr="00321B65" w:rsidRDefault="00E33B31" w:rsidP="00051730">
            <w:pPr>
              <w:spacing w:before="0" w:after="0" w:line="240" w:lineRule="auto"/>
              <w:ind w:left="0"/>
              <w:jc w:val="center"/>
              <w:textAlignment w:val="baseline"/>
              <w:rPr>
                <w:rFonts w:ascii="Arial" w:hAnsi="Arial" w:cs="Arial"/>
                <w:lang w:val="en-CA"/>
              </w:rPr>
            </w:pPr>
            <w:r w:rsidRPr="00321B65">
              <w:rPr>
                <w:rFonts w:ascii="Arial" w:hAnsi="Arial" w:cs="Arial"/>
                <w:lang w:val="en-CA"/>
              </w:rPr>
              <w:t>Process SME</w:t>
            </w:r>
          </w:p>
        </w:tc>
        <w:tc>
          <w:tcPr>
            <w:tcW w:w="2201" w:type="dxa"/>
          </w:tcPr>
          <w:p w14:paraId="192C8BFA" w14:textId="77777777" w:rsidR="00E33B31" w:rsidRPr="00321B65" w:rsidRDefault="00BF0BB9" w:rsidP="009D5C35">
            <w:pPr>
              <w:spacing w:before="0" w:after="0" w:line="240" w:lineRule="auto"/>
              <w:ind w:left="0"/>
              <w:textAlignment w:val="baseline"/>
              <w:rPr>
                <w:rFonts w:ascii="Arial" w:hAnsi="Arial" w:cs="Arial"/>
                <w:bCs/>
                <w:color w:val="000000"/>
                <w:kern w:val="24"/>
                <w:lang w:val="en-CA"/>
              </w:rPr>
            </w:pPr>
            <w:r w:rsidRPr="00321B65">
              <w:rPr>
                <w:rFonts w:ascii="Arial" w:hAnsi="Arial" w:cs="Arial"/>
                <w:bCs/>
                <w:color w:val="000000"/>
                <w:kern w:val="24"/>
                <w:lang w:val="en-CA"/>
              </w:rPr>
              <w:t>Mould Chanel</w:t>
            </w:r>
          </w:p>
          <w:p w14:paraId="4B2B2E83" w14:textId="77777777" w:rsidR="00083CD4" w:rsidRPr="00321B65" w:rsidRDefault="00083CD4" w:rsidP="009D5C35">
            <w:pPr>
              <w:spacing w:before="0" w:after="0" w:line="240" w:lineRule="auto"/>
              <w:ind w:left="0"/>
              <w:textAlignment w:val="baseline"/>
              <w:rPr>
                <w:rFonts w:ascii="Arial" w:hAnsi="Arial" w:cs="Arial"/>
                <w:bCs/>
                <w:color w:val="000000"/>
                <w:kern w:val="24"/>
                <w:lang w:val="en-CA"/>
              </w:rPr>
            </w:pPr>
          </w:p>
          <w:p w14:paraId="27A0A5FB" w14:textId="5A6D68F4" w:rsidR="00083CD4" w:rsidRPr="00321B65" w:rsidRDefault="00083CD4" w:rsidP="009D5C35">
            <w:pPr>
              <w:spacing w:before="0" w:after="0" w:line="240" w:lineRule="auto"/>
              <w:ind w:left="0"/>
              <w:textAlignment w:val="baseline"/>
              <w:rPr>
                <w:rFonts w:ascii="Arial" w:hAnsi="Arial" w:cs="Arial"/>
                <w:bCs/>
                <w:color w:val="000000"/>
                <w:kern w:val="24"/>
                <w:lang w:val="en-CA"/>
              </w:rPr>
            </w:pPr>
            <w:r w:rsidRPr="00321B65">
              <w:rPr>
                <w:rFonts w:ascii="Arial" w:hAnsi="Arial" w:cs="Arial"/>
                <w:bCs/>
                <w:color w:val="000000"/>
                <w:kern w:val="24"/>
                <w:lang w:val="en-CA"/>
              </w:rPr>
              <w:t>Chris Monteith</w:t>
            </w:r>
          </w:p>
        </w:tc>
        <w:tc>
          <w:tcPr>
            <w:tcW w:w="2635" w:type="dxa"/>
          </w:tcPr>
          <w:p w14:paraId="330F813B" w14:textId="77777777" w:rsidR="00E33B31" w:rsidRPr="00321B65" w:rsidRDefault="00000000" w:rsidP="009D5C35">
            <w:pPr>
              <w:spacing w:before="0" w:after="0" w:line="240" w:lineRule="auto"/>
              <w:ind w:left="0"/>
              <w:textAlignment w:val="baseline"/>
              <w:rPr>
                <w:rStyle w:val="Hyperlink"/>
                <w:rFonts w:ascii="Arial" w:hAnsi="Arial" w:cs="Arial"/>
                <w:bCs/>
                <w:u w:val="none"/>
              </w:rPr>
            </w:pPr>
            <w:hyperlink r:id="rId15" w:tgtFrame="_blank" w:tooltip="mailto:chanel.mould@hc-sc.gc.ca" w:history="1">
              <w:r w:rsidR="00BF0BB9" w:rsidRPr="00321B65">
                <w:rPr>
                  <w:rStyle w:val="Hyperlink"/>
                  <w:rFonts w:ascii="Arial" w:hAnsi="Arial" w:cs="Arial"/>
                  <w:bCs/>
                  <w:u w:val="none"/>
                </w:rPr>
                <w:t>chanel.mould@hc-sc.gc.ca</w:t>
              </w:r>
            </w:hyperlink>
          </w:p>
          <w:p w14:paraId="590C44CE" w14:textId="48A7F2B3" w:rsidR="00083CD4" w:rsidRPr="00321B65" w:rsidRDefault="0A6471A0" w:rsidP="42891581">
            <w:pPr>
              <w:spacing w:before="0" w:after="0" w:line="240" w:lineRule="auto"/>
              <w:ind w:left="0"/>
              <w:textAlignment w:val="baseline"/>
              <w:rPr>
                <w:rStyle w:val="Hyperlink"/>
                <w:rFonts w:ascii="Arial" w:hAnsi="Arial" w:cs="Arial"/>
                <w:color w:val="000000" w:themeColor="text1"/>
                <w:u w:val="none"/>
                <w:lang w:val="en-CA"/>
              </w:rPr>
            </w:pPr>
            <w:r w:rsidRPr="00321B65">
              <w:rPr>
                <w:rStyle w:val="Hyperlink"/>
                <w:rFonts w:ascii="Arial" w:hAnsi="Arial" w:cs="Arial"/>
                <w:color w:val="000000" w:themeColor="text1"/>
                <w:u w:val="none"/>
              </w:rPr>
              <w:t>chris.monteith@hc-sc.gc.ca</w:t>
            </w:r>
          </w:p>
        </w:tc>
        <w:tc>
          <w:tcPr>
            <w:tcW w:w="2569" w:type="dxa"/>
          </w:tcPr>
          <w:p w14:paraId="46B87CA2" w14:textId="77777777" w:rsidR="00E33B31" w:rsidRPr="00321B65" w:rsidRDefault="00E33B31" w:rsidP="009D5C35">
            <w:pPr>
              <w:spacing w:before="0" w:after="0" w:line="240" w:lineRule="auto"/>
              <w:ind w:left="0"/>
              <w:textAlignment w:val="baseline"/>
              <w:rPr>
                <w:rFonts w:ascii="Arial" w:hAnsi="Arial" w:cs="Arial"/>
                <w:bCs/>
                <w:lang w:val="en-CA"/>
              </w:rPr>
            </w:pPr>
          </w:p>
        </w:tc>
      </w:tr>
      <w:tr w:rsidR="00E33B31" w:rsidRPr="00054113" w14:paraId="3CE1231A" w14:textId="77777777" w:rsidTr="001C48BA">
        <w:trPr>
          <w:cnfStyle w:val="000000100000" w:firstRow="0" w:lastRow="0" w:firstColumn="0" w:lastColumn="0" w:oddVBand="0" w:evenVBand="0" w:oddHBand="1" w:evenHBand="0" w:firstRowFirstColumn="0" w:firstRowLastColumn="0" w:lastRowFirstColumn="0" w:lastRowLastColumn="0"/>
          <w:trHeight w:val="371"/>
        </w:trPr>
        <w:tc>
          <w:tcPr>
            <w:tcW w:w="2564" w:type="dxa"/>
          </w:tcPr>
          <w:p w14:paraId="3891D488" w14:textId="1ED6EE27" w:rsidR="00E33B31" w:rsidRPr="00321B65" w:rsidRDefault="00BF0BB9" w:rsidP="00051730">
            <w:pPr>
              <w:spacing w:before="0" w:after="0" w:line="240" w:lineRule="auto"/>
              <w:ind w:left="0"/>
              <w:jc w:val="center"/>
              <w:textAlignment w:val="baseline"/>
              <w:rPr>
                <w:rFonts w:ascii="Arial" w:hAnsi="Arial" w:cs="Arial"/>
                <w:lang w:val="en-CA"/>
              </w:rPr>
            </w:pPr>
            <w:r w:rsidRPr="00321B65">
              <w:rPr>
                <w:rFonts w:ascii="Arial" w:hAnsi="Arial" w:cs="Arial"/>
                <w:lang w:val="en-CA"/>
              </w:rPr>
              <w:t>ERPA Team</w:t>
            </w:r>
          </w:p>
        </w:tc>
        <w:tc>
          <w:tcPr>
            <w:tcW w:w="2201" w:type="dxa"/>
          </w:tcPr>
          <w:p w14:paraId="7182F968" w14:textId="77777777" w:rsidR="00E33B31" w:rsidRDefault="00BF0BB9" w:rsidP="009D5C35">
            <w:pPr>
              <w:spacing w:before="0" w:after="0" w:line="240" w:lineRule="auto"/>
              <w:ind w:left="0"/>
              <w:textAlignment w:val="baseline"/>
              <w:rPr>
                <w:ins w:id="189" w:author="Somarouthu, Bhargava (HC/SC)" w:date="2024-03-19T09:23:00Z"/>
                <w:rFonts w:ascii="Arial" w:hAnsi="Arial" w:cs="Arial"/>
                <w:bCs/>
                <w:color w:val="000000"/>
                <w:kern w:val="24"/>
                <w:lang w:val="en-CA"/>
              </w:rPr>
            </w:pPr>
            <w:r w:rsidRPr="00321B65">
              <w:rPr>
                <w:rFonts w:ascii="Arial" w:hAnsi="Arial" w:cs="Arial"/>
                <w:bCs/>
                <w:color w:val="000000"/>
                <w:kern w:val="24"/>
                <w:lang w:val="en-CA"/>
              </w:rPr>
              <w:t>Daniel Bailey, Angela Chan, Kathy Ye, Bhargava Somarouthu</w:t>
            </w:r>
          </w:p>
          <w:p w14:paraId="4D93483C" w14:textId="12FEAAD9" w:rsidR="00A4353E" w:rsidRPr="00321B65" w:rsidRDefault="00A4353E" w:rsidP="009D5C35">
            <w:pPr>
              <w:spacing w:before="0" w:after="0" w:line="240" w:lineRule="auto"/>
              <w:ind w:left="0"/>
              <w:textAlignment w:val="baseline"/>
              <w:rPr>
                <w:rFonts w:ascii="Arial" w:hAnsi="Arial" w:cs="Arial"/>
                <w:bCs/>
                <w:color w:val="000000"/>
                <w:kern w:val="24"/>
                <w:lang w:val="en-CA"/>
              </w:rPr>
            </w:pPr>
            <w:ins w:id="190" w:author="Somarouthu, Bhargava (HC/SC)" w:date="2024-03-19T09:23:00Z">
              <w:r w:rsidRPr="00A4353E">
                <w:rPr>
                  <w:rFonts w:ascii="Arial" w:hAnsi="Arial" w:cs="Arial"/>
                  <w:bCs/>
                  <w:color w:val="000000"/>
                  <w:kern w:val="24"/>
                  <w:lang w:val="en-CA"/>
                </w:rPr>
                <w:t>Matthew Tran</w:t>
              </w:r>
            </w:ins>
          </w:p>
        </w:tc>
        <w:tc>
          <w:tcPr>
            <w:tcW w:w="2635" w:type="dxa"/>
          </w:tcPr>
          <w:p w14:paraId="72837DB9" w14:textId="50870BA5" w:rsidR="00E33B31" w:rsidRPr="00321B65" w:rsidRDefault="00000000" w:rsidP="009D5C35">
            <w:pPr>
              <w:spacing w:before="0" w:after="0" w:line="240" w:lineRule="auto"/>
              <w:ind w:left="0"/>
              <w:textAlignment w:val="baseline"/>
              <w:rPr>
                <w:rFonts w:ascii="Arial" w:hAnsi="Arial" w:cs="Arial"/>
                <w:bCs/>
                <w:lang w:val="en-CA"/>
              </w:rPr>
            </w:pPr>
            <w:hyperlink r:id="rId16" w:history="1">
              <w:r w:rsidR="001C48BA" w:rsidRPr="00321B65">
                <w:rPr>
                  <w:rStyle w:val="Hyperlink"/>
                  <w:rFonts w:ascii="Arial" w:hAnsi="Arial" w:cs="Arial"/>
                  <w:bCs/>
                  <w:u w:val="none"/>
                  <w:lang w:val="en-CA"/>
                </w:rPr>
                <w:t>daniel.bailey@hc-sc.gc.ca</w:t>
              </w:r>
            </w:hyperlink>
          </w:p>
          <w:p w14:paraId="0AC02B5A" w14:textId="23D71003" w:rsidR="001C48BA" w:rsidRPr="00321B65" w:rsidRDefault="00000000" w:rsidP="009D5C35">
            <w:pPr>
              <w:spacing w:before="0" w:after="0" w:line="240" w:lineRule="auto"/>
              <w:ind w:left="0"/>
              <w:textAlignment w:val="baseline"/>
              <w:rPr>
                <w:rFonts w:ascii="Arial" w:hAnsi="Arial" w:cs="Arial"/>
                <w:bCs/>
                <w:lang w:val="en-CA"/>
              </w:rPr>
            </w:pPr>
            <w:hyperlink r:id="rId17" w:history="1">
              <w:r w:rsidR="001C48BA" w:rsidRPr="00321B65">
                <w:rPr>
                  <w:rStyle w:val="Hyperlink"/>
                  <w:rFonts w:ascii="Arial" w:hAnsi="Arial" w:cs="Arial"/>
                  <w:bCs/>
                  <w:u w:val="none"/>
                  <w:lang w:val="en-CA"/>
                </w:rPr>
                <w:t>kathy.ye@hc-sc.gc.ca</w:t>
              </w:r>
            </w:hyperlink>
          </w:p>
          <w:p w14:paraId="040D3090" w14:textId="60B6043B" w:rsidR="001C48BA" w:rsidRPr="00321B65" w:rsidRDefault="00000000" w:rsidP="009D5C35">
            <w:pPr>
              <w:spacing w:before="0" w:after="0" w:line="240" w:lineRule="auto"/>
              <w:ind w:left="0"/>
              <w:textAlignment w:val="baseline"/>
              <w:rPr>
                <w:rFonts w:ascii="Arial" w:hAnsi="Arial" w:cs="Arial"/>
                <w:bCs/>
                <w:lang w:val="en-CA"/>
              </w:rPr>
            </w:pPr>
            <w:hyperlink r:id="rId18" w:history="1">
              <w:r w:rsidR="001C48BA" w:rsidRPr="00321B65">
                <w:rPr>
                  <w:rStyle w:val="Hyperlink"/>
                  <w:rFonts w:ascii="Arial" w:hAnsi="Arial" w:cs="Arial"/>
                  <w:bCs/>
                  <w:u w:val="none"/>
                  <w:lang w:val="en-CA"/>
                </w:rPr>
                <w:t>angela.chan@hc-sc.gc.ca</w:t>
              </w:r>
            </w:hyperlink>
          </w:p>
          <w:p w14:paraId="63A2606A" w14:textId="43001F14" w:rsidR="001C48BA" w:rsidRDefault="00A4353E" w:rsidP="009D5C35">
            <w:pPr>
              <w:spacing w:before="0" w:after="0" w:line="240" w:lineRule="auto"/>
              <w:ind w:left="0"/>
              <w:textAlignment w:val="baseline"/>
              <w:rPr>
                <w:ins w:id="191" w:author="Somarouthu, Bhargava (HC/SC)" w:date="2024-03-19T09:23:00Z"/>
                <w:rFonts w:ascii="Arial" w:hAnsi="Arial" w:cs="Arial"/>
                <w:bCs/>
                <w:lang w:val="en-CA"/>
              </w:rPr>
            </w:pPr>
            <w:ins w:id="192" w:author="Somarouthu, Bhargava (HC/SC)" w:date="2024-03-19T09:23:00Z">
              <w:r>
                <w:rPr>
                  <w:rFonts w:ascii="Arial" w:hAnsi="Arial" w:cs="Arial"/>
                  <w:bCs/>
                  <w:lang w:val="en-CA"/>
                </w:rPr>
                <w:fldChar w:fldCharType="begin"/>
              </w:r>
              <w:r>
                <w:rPr>
                  <w:rFonts w:ascii="Arial" w:hAnsi="Arial" w:cs="Arial"/>
                  <w:bCs/>
                  <w:lang w:val="en-CA"/>
                </w:rPr>
                <w:instrText>HYPERLINK "mailto:</w:instrText>
              </w:r>
            </w:ins>
            <w:r w:rsidRPr="00321B65">
              <w:rPr>
                <w:rFonts w:ascii="Arial" w:hAnsi="Arial" w:cs="Arial"/>
                <w:bCs/>
                <w:lang w:val="en-CA"/>
              </w:rPr>
              <w:instrText>bhargava.somarouthu@hc-sc.gc.ca</w:instrText>
            </w:r>
            <w:ins w:id="193" w:author="Somarouthu, Bhargava (HC/SC)" w:date="2024-03-19T09:23:00Z">
              <w:r>
                <w:rPr>
                  <w:rFonts w:ascii="Arial" w:hAnsi="Arial" w:cs="Arial"/>
                  <w:bCs/>
                  <w:lang w:val="en-CA"/>
                </w:rPr>
                <w:instrText>"</w:instrText>
              </w:r>
              <w:r>
                <w:rPr>
                  <w:rFonts w:ascii="Arial" w:hAnsi="Arial" w:cs="Arial"/>
                  <w:bCs/>
                  <w:lang w:val="en-CA"/>
                </w:rPr>
              </w:r>
              <w:r>
                <w:rPr>
                  <w:rFonts w:ascii="Arial" w:hAnsi="Arial" w:cs="Arial"/>
                  <w:bCs/>
                  <w:lang w:val="en-CA"/>
                </w:rPr>
                <w:fldChar w:fldCharType="separate"/>
              </w:r>
            </w:ins>
            <w:r w:rsidRPr="005F25C4">
              <w:rPr>
                <w:rStyle w:val="Hyperlink"/>
                <w:rFonts w:ascii="Arial" w:hAnsi="Arial" w:cs="Arial"/>
                <w:bCs/>
                <w:lang w:val="en-CA"/>
              </w:rPr>
              <w:t>bhargava.somarouthu@hc-sc.gc.ca</w:t>
            </w:r>
            <w:ins w:id="194" w:author="Somarouthu, Bhargava (HC/SC)" w:date="2024-03-19T09:23:00Z">
              <w:r>
                <w:rPr>
                  <w:rFonts w:ascii="Arial" w:hAnsi="Arial" w:cs="Arial"/>
                  <w:bCs/>
                  <w:lang w:val="en-CA"/>
                </w:rPr>
                <w:fldChar w:fldCharType="end"/>
              </w:r>
            </w:ins>
          </w:p>
          <w:p w14:paraId="2647160B" w14:textId="1E07545F" w:rsidR="00A4353E" w:rsidRPr="00321B65" w:rsidRDefault="00A4353E" w:rsidP="009D5C35">
            <w:pPr>
              <w:spacing w:before="0" w:after="0" w:line="240" w:lineRule="auto"/>
              <w:ind w:left="0"/>
              <w:textAlignment w:val="baseline"/>
              <w:rPr>
                <w:rFonts w:ascii="Arial" w:hAnsi="Arial" w:cs="Arial"/>
                <w:bCs/>
                <w:lang w:val="en-CA"/>
              </w:rPr>
            </w:pPr>
            <w:ins w:id="195" w:author="Somarouthu, Bhargava (HC/SC)" w:date="2024-03-19T09:23:00Z">
              <w:r w:rsidRPr="003D47F2">
                <w:rPr>
                  <w:rStyle w:val="Hyperlink"/>
                  <w:rFonts w:ascii="Arial" w:hAnsi="Arial" w:cs="Arial"/>
                  <w:bCs/>
                  <w:u w:val="none"/>
                  <w:lang w:val="en-CA"/>
                </w:rPr>
                <w:t>matthew.tran@hc-sc.gc.ca</w:t>
              </w:r>
            </w:ins>
          </w:p>
        </w:tc>
        <w:tc>
          <w:tcPr>
            <w:tcW w:w="2569" w:type="dxa"/>
          </w:tcPr>
          <w:p w14:paraId="10255B39" w14:textId="77777777" w:rsidR="00E33B31" w:rsidRPr="00321B65" w:rsidRDefault="00E33B31" w:rsidP="009D5C35">
            <w:pPr>
              <w:spacing w:before="0" w:after="0" w:line="240" w:lineRule="auto"/>
              <w:ind w:left="0"/>
              <w:textAlignment w:val="baseline"/>
              <w:rPr>
                <w:rFonts w:ascii="Arial" w:hAnsi="Arial" w:cs="Arial"/>
                <w:bCs/>
                <w:lang w:val="en-CA"/>
              </w:rPr>
            </w:pPr>
          </w:p>
        </w:tc>
      </w:tr>
      <w:tr w:rsidR="00E33B31" w:rsidRPr="00054113" w14:paraId="616B1C6C" w14:textId="77777777" w:rsidTr="001C48BA">
        <w:trPr>
          <w:trHeight w:val="297"/>
        </w:trPr>
        <w:tc>
          <w:tcPr>
            <w:tcW w:w="2564" w:type="dxa"/>
          </w:tcPr>
          <w:p w14:paraId="240C77EF" w14:textId="65F025EE" w:rsidR="00E33B31" w:rsidRPr="00321B65" w:rsidRDefault="00BF0BB9" w:rsidP="00051730">
            <w:pPr>
              <w:spacing w:before="0" w:after="0" w:line="240" w:lineRule="auto"/>
              <w:ind w:left="0"/>
              <w:jc w:val="center"/>
              <w:textAlignment w:val="baseline"/>
              <w:rPr>
                <w:rFonts w:ascii="Arial" w:hAnsi="Arial" w:cs="Arial"/>
              </w:rPr>
            </w:pPr>
            <w:r w:rsidRPr="00321B65">
              <w:rPr>
                <w:rFonts w:ascii="Arial" w:hAnsi="Arial" w:cs="Arial"/>
              </w:rPr>
              <w:t>ERPA Manager</w:t>
            </w:r>
          </w:p>
        </w:tc>
        <w:tc>
          <w:tcPr>
            <w:tcW w:w="2201" w:type="dxa"/>
          </w:tcPr>
          <w:p w14:paraId="0D61DD5A" w14:textId="5A794AB2" w:rsidR="00E33B31" w:rsidRPr="00321B65" w:rsidRDefault="00BF0BB9" w:rsidP="009D5C35">
            <w:pPr>
              <w:spacing w:before="0" w:after="0" w:line="240" w:lineRule="auto"/>
              <w:ind w:left="0"/>
              <w:textAlignment w:val="baseline"/>
              <w:rPr>
                <w:rFonts w:ascii="Arial" w:hAnsi="Arial" w:cs="Arial"/>
                <w:bCs/>
                <w:color w:val="000000"/>
                <w:kern w:val="24"/>
                <w:lang w:val="en-CA"/>
              </w:rPr>
            </w:pPr>
            <w:r w:rsidRPr="00321B65">
              <w:rPr>
                <w:rFonts w:ascii="Arial" w:hAnsi="Arial" w:cs="Arial"/>
                <w:bCs/>
                <w:color w:val="000000"/>
                <w:kern w:val="24"/>
                <w:lang w:val="en-CA"/>
              </w:rPr>
              <w:t>Lorna Hart</w:t>
            </w:r>
          </w:p>
        </w:tc>
        <w:tc>
          <w:tcPr>
            <w:tcW w:w="2635" w:type="dxa"/>
          </w:tcPr>
          <w:p w14:paraId="7E756AC8" w14:textId="5CA2D41B" w:rsidR="00E33B31" w:rsidRPr="00321B65" w:rsidRDefault="001C48BA" w:rsidP="009D5C35">
            <w:pPr>
              <w:spacing w:before="0" w:after="0" w:line="240" w:lineRule="auto"/>
              <w:ind w:left="0"/>
              <w:textAlignment w:val="baseline"/>
              <w:rPr>
                <w:rFonts w:ascii="Arial" w:hAnsi="Arial" w:cs="Arial"/>
                <w:bCs/>
                <w:lang w:val="en-CA"/>
              </w:rPr>
            </w:pPr>
            <w:r w:rsidRPr="00321B65">
              <w:rPr>
                <w:rFonts w:ascii="Arial" w:hAnsi="Arial" w:cs="Arial"/>
                <w:bCs/>
                <w:lang w:val="en-CA"/>
              </w:rPr>
              <w:t>lorna.hart@hc-sc.gc.ca</w:t>
            </w:r>
          </w:p>
        </w:tc>
        <w:tc>
          <w:tcPr>
            <w:tcW w:w="2569" w:type="dxa"/>
          </w:tcPr>
          <w:p w14:paraId="798E777C" w14:textId="77777777" w:rsidR="00E33B31" w:rsidRPr="00321B65" w:rsidRDefault="00E33B31" w:rsidP="009D5C35">
            <w:pPr>
              <w:spacing w:before="0" w:after="0" w:line="240" w:lineRule="auto"/>
              <w:ind w:left="0"/>
              <w:textAlignment w:val="baseline"/>
              <w:rPr>
                <w:rFonts w:ascii="Arial" w:hAnsi="Arial" w:cs="Arial"/>
                <w:bCs/>
                <w:lang w:val="en-CA"/>
              </w:rPr>
            </w:pPr>
          </w:p>
        </w:tc>
      </w:tr>
    </w:tbl>
    <w:p w14:paraId="758D5FE9" w14:textId="77777777" w:rsidR="004B7801" w:rsidRPr="00321B65" w:rsidRDefault="004B7801" w:rsidP="00635125">
      <w:pPr>
        <w:spacing w:before="0" w:after="0"/>
        <w:ind w:left="0"/>
        <w:rPr>
          <w:rFonts w:ascii="Arial" w:hAnsi="Arial" w:cs="Arial"/>
        </w:rPr>
      </w:pPr>
    </w:p>
    <w:p w14:paraId="5604B46B" w14:textId="297EA5A7" w:rsidR="00910671" w:rsidRPr="00321B65" w:rsidRDefault="00910671"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196" w:name="_Toc161735796"/>
      <w:r w:rsidRPr="00321B65">
        <w:rPr>
          <w:rFonts w:ascii="Arial" w:eastAsia="Times New Roman" w:hAnsi="Arial" w:cs="Arial"/>
          <w:color w:val="auto"/>
          <w:sz w:val="48"/>
          <w:szCs w:val="48"/>
          <w:lang w:val="en-CA"/>
        </w:rPr>
        <w:t>Revision History</w:t>
      </w:r>
      <w:bookmarkEnd w:id="196"/>
    </w:p>
    <w:tbl>
      <w:tblPr>
        <w:tblStyle w:val="GridTable4-Accent4"/>
        <w:tblW w:w="9351" w:type="dxa"/>
        <w:tblLook w:val="04A0" w:firstRow="1" w:lastRow="0" w:firstColumn="1" w:lastColumn="0" w:noHBand="0" w:noVBand="1"/>
      </w:tblPr>
      <w:tblGrid>
        <w:gridCol w:w="2122"/>
        <w:gridCol w:w="1275"/>
        <w:gridCol w:w="2410"/>
        <w:gridCol w:w="3544"/>
      </w:tblGrid>
      <w:tr w:rsidR="00CA62EC" w:rsidRPr="00054113" w14:paraId="5664E0D6" w14:textId="77777777" w:rsidTr="606ED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2B715E" w14:textId="77777777" w:rsidR="00CA62EC" w:rsidRPr="00321B65" w:rsidRDefault="00CA62EC" w:rsidP="00CA62EC">
            <w:pPr>
              <w:spacing w:before="77" w:after="0" w:line="240" w:lineRule="auto"/>
              <w:ind w:left="0"/>
              <w:jc w:val="center"/>
              <w:textAlignment w:val="baseline"/>
              <w:rPr>
                <w:rFonts w:ascii="Arial" w:hAnsi="Arial" w:cs="Arial"/>
                <w:color w:val="auto"/>
                <w:kern w:val="24"/>
                <w:lang w:val="en-CA"/>
              </w:rPr>
            </w:pPr>
            <w:r w:rsidRPr="00321B65">
              <w:rPr>
                <w:rFonts w:ascii="Arial" w:hAnsi="Arial" w:cs="Arial"/>
                <w:color w:val="auto"/>
                <w:kern w:val="24"/>
                <w:lang w:val="en-CA"/>
              </w:rPr>
              <w:t>Date</w:t>
            </w:r>
          </w:p>
        </w:tc>
        <w:tc>
          <w:tcPr>
            <w:tcW w:w="1275" w:type="dxa"/>
          </w:tcPr>
          <w:p w14:paraId="01A90336" w14:textId="77777777" w:rsidR="00CA62EC" w:rsidRPr="00321B65" w:rsidRDefault="00CA62EC" w:rsidP="00CA62EC">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Version</w:t>
            </w:r>
          </w:p>
        </w:tc>
        <w:tc>
          <w:tcPr>
            <w:tcW w:w="2410" w:type="dxa"/>
          </w:tcPr>
          <w:p w14:paraId="4BECDCD9" w14:textId="77777777" w:rsidR="00CA62EC" w:rsidRPr="00321B65" w:rsidRDefault="00CA62EC" w:rsidP="00CA62EC">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Created by / Role</w:t>
            </w:r>
          </w:p>
        </w:tc>
        <w:tc>
          <w:tcPr>
            <w:tcW w:w="3544" w:type="dxa"/>
          </w:tcPr>
          <w:p w14:paraId="58E14D72" w14:textId="77777777" w:rsidR="00CA62EC" w:rsidRPr="00321B65" w:rsidRDefault="00CA62EC" w:rsidP="00CA62EC">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Notes</w:t>
            </w:r>
          </w:p>
        </w:tc>
      </w:tr>
      <w:tr w:rsidR="00CA62EC" w:rsidRPr="00054113" w14:paraId="2D85A93A" w14:textId="77777777" w:rsidTr="606ED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124416" w14:textId="5F12E43E" w:rsidR="00CA62EC" w:rsidRPr="00321B65" w:rsidRDefault="00BF0BB9" w:rsidP="00CA62EC">
            <w:pPr>
              <w:spacing w:before="77" w:after="0" w:line="240" w:lineRule="auto"/>
              <w:ind w:left="0"/>
              <w:jc w:val="center"/>
              <w:textAlignment w:val="baseline"/>
              <w:rPr>
                <w:rFonts w:ascii="Arial" w:hAnsi="Arial" w:cs="Arial"/>
                <w:b w:val="0"/>
                <w:kern w:val="24"/>
                <w:lang w:val="en-CA"/>
              </w:rPr>
            </w:pPr>
            <w:r w:rsidRPr="00321B65">
              <w:rPr>
                <w:rFonts w:ascii="Arial" w:hAnsi="Arial" w:cs="Arial"/>
                <w:b w:val="0"/>
                <w:kern w:val="24"/>
                <w:lang w:val="en-CA"/>
              </w:rPr>
              <w:t>2024 Feb 12</w:t>
            </w:r>
          </w:p>
        </w:tc>
        <w:tc>
          <w:tcPr>
            <w:tcW w:w="1275" w:type="dxa"/>
          </w:tcPr>
          <w:p w14:paraId="12CAF1BD" w14:textId="338A4D29" w:rsidR="00CA62EC" w:rsidRPr="00321B65" w:rsidRDefault="00BF0BB9" w:rsidP="00CA62E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kern w:val="24"/>
                <w:lang w:val="en-CA"/>
              </w:rPr>
            </w:pPr>
            <w:r w:rsidRPr="00321B65">
              <w:rPr>
                <w:rFonts w:ascii="Arial" w:hAnsi="Arial" w:cs="Arial"/>
                <w:bCs/>
                <w:kern w:val="24"/>
                <w:lang w:val="en-CA"/>
              </w:rPr>
              <w:t>V1</w:t>
            </w:r>
          </w:p>
        </w:tc>
        <w:tc>
          <w:tcPr>
            <w:tcW w:w="2410" w:type="dxa"/>
          </w:tcPr>
          <w:p w14:paraId="0EA888F3" w14:textId="72C8CEF4" w:rsidR="00CA62EC" w:rsidRPr="00321B65" w:rsidRDefault="00BF0BB9" w:rsidP="009D5C3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kern w:val="24"/>
                <w:lang w:val="en-CA"/>
              </w:rPr>
            </w:pPr>
            <w:r w:rsidRPr="00321B65">
              <w:rPr>
                <w:rFonts w:ascii="Arial" w:hAnsi="Arial" w:cs="Arial"/>
                <w:bCs/>
                <w:kern w:val="24"/>
                <w:lang w:val="en-CA"/>
              </w:rPr>
              <w:t>Dan B, Bhargava S</w:t>
            </w:r>
          </w:p>
        </w:tc>
        <w:tc>
          <w:tcPr>
            <w:tcW w:w="3544" w:type="dxa"/>
          </w:tcPr>
          <w:p w14:paraId="729A88F9" w14:textId="77777777" w:rsidR="00CA62EC" w:rsidRPr="00321B65" w:rsidRDefault="00CA62EC" w:rsidP="009D5C3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kern w:val="24"/>
                <w:lang w:val="en-CA"/>
              </w:rPr>
            </w:pPr>
          </w:p>
        </w:tc>
      </w:tr>
      <w:tr w:rsidR="00CA62EC" w:rsidRPr="00054113" w14:paraId="65F9061A" w14:textId="77777777" w:rsidTr="606ED6AD">
        <w:tc>
          <w:tcPr>
            <w:cnfStyle w:val="001000000000" w:firstRow="0" w:lastRow="0" w:firstColumn="1" w:lastColumn="0" w:oddVBand="0" w:evenVBand="0" w:oddHBand="0" w:evenHBand="0" w:firstRowFirstColumn="0" w:firstRowLastColumn="0" w:lastRowFirstColumn="0" w:lastRowLastColumn="0"/>
            <w:tcW w:w="2122" w:type="dxa"/>
          </w:tcPr>
          <w:p w14:paraId="3332330B" w14:textId="6B64D2FD" w:rsidR="00CA62EC" w:rsidRPr="00321B65" w:rsidRDefault="5209F79C" w:rsidP="606ED6AD">
            <w:pPr>
              <w:spacing w:before="77" w:after="0" w:line="240" w:lineRule="auto"/>
              <w:ind w:left="0"/>
              <w:jc w:val="center"/>
              <w:textAlignment w:val="baseline"/>
              <w:rPr>
                <w:rFonts w:ascii="Arial" w:hAnsi="Arial" w:cs="Arial"/>
                <w:b w:val="0"/>
                <w:lang w:val="en-CA"/>
              </w:rPr>
            </w:pPr>
            <w:r w:rsidRPr="00321B65">
              <w:rPr>
                <w:rFonts w:ascii="Arial" w:hAnsi="Arial" w:cs="Arial"/>
                <w:b w:val="0"/>
                <w:lang w:val="en-CA"/>
              </w:rPr>
              <w:t>2024 Feb 29</w:t>
            </w:r>
          </w:p>
          <w:p w14:paraId="7BB9D7C7" w14:textId="20B02320" w:rsidR="00CA62EC" w:rsidRPr="00321B65" w:rsidRDefault="00CA62EC" w:rsidP="606ED6AD">
            <w:pPr>
              <w:spacing w:before="77" w:after="0" w:line="240" w:lineRule="auto"/>
              <w:ind w:left="0"/>
              <w:jc w:val="center"/>
              <w:textAlignment w:val="baseline"/>
              <w:rPr>
                <w:rFonts w:ascii="Arial" w:hAnsi="Arial" w:cs="Arial"/>
                <w:b w:val="0"/>
                <w:kern w:val="24"/>
                <w:lang w:val="en-CA"/>
              </w:rPr>
            </w:pPr>
          </w:p>
        </w:tc>
        <w:tc>
          <w:tcPr>
            <w:tcW w:w="1275" w:type="dxa"/>
          </w:tcPr>
          <w:p w14:paraId="2397F8F6" w14:textId="66994B7E" w:rsidR="00CA62EC" w:rsidRPr="00321B65" w:rsidRDefault="5209F79C" w:rsidP="00CA62EC">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Cs/>
                <w:kern w:val="24"/>
                <w:lang w:val="en-CA"/>
              </w:rPr>
            </w:pPr>
            <w:r w:rsidRPr="00321B65">
              <w:rPr>
                <w:rFonts w:ascii="Arial" w:hAnsi="Arial" w:cs="Arial"/>
                <w:bCs/>
                <w:lang w:val="en-CA"/>
              </w:rPr>
              <w:t>V2</w:t>
            </w:r>
          </w:p>
        </w:tc>
        <w:tc>
          <w:tcPr>
            <w:tcW w:w="2410" w:type="dxa"/>
          </w:tcPr>
          <w:p w14:paraId="69C097A1" w14:textId="72C8CEF4" w:rsidR="00CA62EC" w:rsidRPr="00321B65" w:rsidRDefault="5209F79C" w:rsidP="606ED6AD">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Cs/>
                <w:lang w:val="en-CA"/>
              </w:rPr>
            </w:pPr>
            <w:r w:rsidRPr="00321B65">
              <w:rPr>
                <w:rFonts w:ascii="Arial" w:hAnsi="Arial" w:cs="Arial"/>
                <w:bCs/>
                <w:lang w:val="en-CA"/>
              </w:rPr>
              <w:t>Dan B, Bhargava S</w:t>
            </w:r>
          </w:p>
          <w:p w14:paraId="1836BF06" w14:textId="129952DD" w:rsidR="00CA62EC" w:rsidRPr="00321B65" w:rsidRDefault="00CA62EC" w:rsidP="606ED6AD">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Cs/>
                <w:kern w:val="24"/>
                <w:lang w:val="en-CA"/>
              </w:rPr>
            </w:pPr>
          </w:p>
        </w:tc>
        <w:tc>
          <w:tcPr>
            <w:tcW w:w="3544" w:type="dxa"/>
          </w:tcPr>
          <w:p w14:paraId="074B11DD" w14:textId="77777777" w:rsidR="00CA62EC" w:rsidRPr="00321B65" w:rsidRDefault="00CA62EC" w:rsidP="009D5C35">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bCs/>
                <w:kern w:val="24"/>
                <w:lang w:val="en-CA"/>
              </w:rPr>
            </w:pPr>
          </w:p>
        </w:tc>
      </w:tr>
      <w:tr w:rsidR="009E7D37" w:rsidRPr="00054113" w14:paraId="67A3738F" w14:textId="77777777" w:rsidTr="606ED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2D03AD" w14:textId="75B5F072" w:rsidR="009E7D37" w:rsidRPr="00321B65" w:rsidRDefault="009E7D37" w:rsidP="606ED6AD">
            <w:pPr>
              <w:spacing w:before="77" w:after="0" w:line="240" w:lineRule="auto"/>
              <w:ind w:left="0"/>
              <w:jc w:val="center"/>
              <w:textAlignment w:val="baseline"/>
              <w:rPr>
                <w:rFonts w:ascii="Arial" w:hAnsi="Arial" w:cs="Arial"/>
                <w:b w:val="0"/>
                <w:lang w:val="en-CA"/>
              </w:rPr>
            </w:pPr>
            <w:r w:rsidRPr="00321B65">
              <w:rPr>
                <w:rFonts w:ascii="Arial" w:hAnsi="Arial" w:cs="Arial"/>
                <w:b w:val="0"/>
                <w:lang w:val="en-CA"/>
              </w:rPr>
              <w:t>2024 Mar 03</w:t>
            </w:r>
          </w:p>
        </w:tc>
        <w:tc>
          <w:tcPr>
            <w:tcW w:w="1275" w:type="dxa"/>
          </w:tcPr>
          <w:p w14:paraId="7CF2F549" w14:textId="73487396" w:rsidR="009E7D37" w:rsidRPr="00321B65" w:rsidRDefault="009E7D37" w:rsidP="00CA62E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lang w:val="en-CA"/>
              </w:rPr>
            </w:pPr>
            <w:r w:rsidRPr="00321B65">
              <w:rPr>
                <w:rFonts w:ascii="Arial" w:hAnsi="Arial" w:cs="Arial"/>
                <w:bCs/>
                <w:lang w:val="en-CA"/>
              </w:rPr>
              <w:t>V3</w:t>
            </w:r>
          </w:p>
        </w:tc>
        <w:tc>
          <w:tcPr>
            <w:tcW w:w="2410" w:type="dxa"/>
          </w:tcPr>
          <w:p w14:paraId="0FB8F206" w14:textId="72C1844F" w:rsidR="009E7D37" w:rsidRPr="00321B65" w:rsidRDefault="009E7D37" w:rsidP="606ED6AD">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lang w:val="en-CA"/>
              </w:rPr>
            </w:pPr>
            <w:r w:rsidRPr="00321B65">
              <w:rPr>
                <w:rFonts w:ascii="Arial" w:hAnsi="Arial" w:cs="Arial"/>
                <w:bCs/>
                <w:lang w:val="en-CA"/>
              </w:rPr>
              <w:t>Dan B, Bhargava S</w:t>
            </w:r>
          </w:p>
        </w:tc>
        <w:tc>
          <w:tcPr>
            <w:tcW w:w="3544" w:type="dxa"/>
          </w:tcPr>
          <w:p w14:paraId="45299770" w14:textId="77777777" w:rsidR="009E7D37" w:rsidRPr="00321B65" w:rsidRDefault="009E7D37" w:rsidP="009D5C3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kern w:val="24"/>
                <w:lang w:val="en-CA"/>
              </w:rPr>
            </w:pPr>
          </w:p>
        </w:tc>
      </w:tr>
      <w:tr w:rsidR="00DF1541" w:rsidRPr="00054113" w14:paraId="6F7711DB" w14:textId="77777777" w:rsidTr="606ED6AD">
        <w:tc>
          <w:tcPr>
            <w:cnfStyle w:val="001000000000" w:firstRow="0" w:lastRow="0" w:firstColumn="1" w:lastColumn="0" w:oddVBand="0" w:evenVBand="0" w:oddHBand="0" w:evenHBand="0" w:firstRowFirstColumn="0" w:firstRowLastColumn="0" w:lastRowFirstColumn="0" w:lastRowLastColumn="0"/>
            <w:tcW w:w="2122" w:type="dxa"/>
          </w:tcPr>
          <w:p w14:paraId="22302FA6" w14:textId="346E30FD" w:rsidR="00DF1541" w:rsidRPr="00867C79" w:rsidRDefault="00DF1541" w:rsidP="606ED6AD">
            <w:pPr>
              <w:spacing w:before="77" w:after="0" w:line="240" w:lineRule="auto"/>
              <w:ind w:left="0"/>
              <w:jc w:val="center"/>
              <w:textAlignment w:val="baseline"/>
              <w:rPr>
                <w:rFonts w:ascii="Arial" w:hAnsi="Arial" w:cs="Arial"/>
                <w:b w:val="0"/>
                <w:bCs w:val="0"/>
                <w:lang w:val="en-CA"/>
              </w:rPr>
            </w:pPr>
            <w:r w:rsidRPr="00867C79">
              <w:rPr>
                <w:rFonts w:ascii="Arial" w:hAnsi="Arial" w:cs="Arial"/>
                <w:b w:val="0"/>
                <w:bCs w:val="0"/>
                <w:lang w:val="en-CA"/>
              </w:rPr>
              <w:t>2024 Mar 12</w:t>
            </w:r>
          </w:p>
        </w:tc>
        <w:tc>
          <w:tcPr>
            <w:tcW w:w="1275" w:type="dxa"/>
          </w:tcPr>
          <w:p w14:paraId="2DA0C5F4" w14:textId="0D620FB3" w:rsidR="00DF1541" w:rsidRPr="00321B65" w:rsidRDefault="00DF1541" w:rsidP="00CA62EC">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Cs/>
                <w:lang w:val="en-CA"/>
              </w:rPr>
            </w:pPr>
            <w:r w:rsidRPr="00321B65">
              <w:rPr>
                <w:rFonts w:ascii="Arial" w:hAnsi="Arial" w:cs="Arial"/>
                <w:bCs/>
                <w:lang w:val="en-CA"/>
              </w:rPr>
              <w:t>V4</w:t>
            </w:r>
          </w:p>
        </w:tc>
        <w:tc>
          <w:tcPr>
            <w:tcW w:w="2410" w:type="dxa"/>
          </w:tcPr>
          <w:p w14:paraId="0BD6E288" w14:textId="6F0B06B3" w:rsidR="00DF1541" w:rsidRPr="00321B65" w:rsidRDefault="00DF1541" w:rsidP="606ED6AD">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Cs/>
                <w:lang w:val="en-CA"/>
              </w:rPr>
            </w:pPr>
            <w:r w:rsidRPr="00321B65">
              <w:rPr>
                <w:rFonts w:ascii="Arial" w:hAnsi="Arial" w:cs="Arial"/>
                <w:bCs/>
                <w:lang w:val="en-CA"/>
              </w:rPr>
              <w:t>Dan B, Bhargava S</w:t>
            </w:r>
          </w:p>
        </w:tc>
        <w:tc>
          <w:tcPr>
            <w:tcW w:w="3544" w:type="dxa"/>
          </w:tcPr>
          <w:p w14:paraId="4DBD3A6C" w14:textId="77777777" w:rsidR="00DF1541" w:rsidRPr="00321B65" w:rsidRDefault="00DF1541" w:rsidP="009D5C35">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bCs/>
                <w:kern w:val="24"/>
                <w:lang w:val="en-CA"/>
              </w:rPr>
            </w:pPr>
          </w:p>
        </w:tc>
      </w:tr>
      <w:tr w:rsidR="00867C79" w:rsidRPr="00054113" w14:paraId="3905A6A7" w14:textId="77777777" w:rsidTr="606ED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2BA937" w14:textId="0CD52468" w:rsidR="00867C79" w:rsidRPr="00867C79" w:rsidRDefault="00867C79" w:rsidP="606ED6AD">
            <w:pPr>
              <w:spacing w:before="77" w:after="0" w:line="240" w:lineRule="auto"/>
              <w:ind w:left="0"/>
              <w:jc w:val="center"/>
              <w:textAlignment w:val="baseline"/>
              <w:rPr>
                <w:rFonts w:ascii="Arial" w:hAnsi="Arial" w:cs="Arial"/>
                <w:b w:val="0"/>
                <w:bCs w:val="0"/>
                <w:lang w:val="en-CA"/>
              </w:rPr>
            </w:pPr>
            <w:r w:rsidRPr="00867C79">
              <w:rPr>
                <w:rFonts w:ascii="Arial" w:hAnsi="Arial" w:cs="Arial"/>
                <w:b w:val="0"/>
                <w:bCs w:val="0"/>
                <w:lang w:val="en-CA"/>
              </w:rPr>
              <w:t xml:space="preserve">2024 Mar </w:t>
            </w:r>
            <w:r w:rsidR="006C7AB0">
              <w:rPr>
                <w:rFonts w:ascii="Arial" w:hAnsi="Arial" w:cs="Arial"/>
                <w:b w:val="0"/>
                <w:bCs w:val="0"/>
                <w:lang w:val="en-CA"/>
              </w:rPr>
              <w:t>19</w:t>
            </w:r>
          </w:p>
        </w:tc>
        <w:tc>
          <w:tcPr>
            <w:tcW w:w="1275" w:type="dxa"/>
          </w:tcPr>
          <w:p w14:paraId="060780DF" w14:textId="274FA424" w:rsidR="00867C79" w:rsidRPr="00321B65" w:rsidRDefault="00867C79" w:rsidP="00CA62E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lang w:val="en-CA"/>
              </w:rPr>
            </w:pPr>
            <w:r>
              <w:rPr>
                <w:rFonts w:ascii="Arial" w:hAnsi="Arial" w:cs="Arial"/>
                <w:bCs/>
                <w:lang w:val="en-CA"/>
              </w:rPr>
              <w:t>V5</w:t>
            </w:r>
          </w:p>
        </w:tc>
        <w:tc>
          <w:tcPr>
            <w:tcW w:w="2410" w:type="dxa"/>
          </w:tcPr>
          <w:p w14:paraId="68E78EFA" w14:textId="5D67D0D5" w:rsidR="00867C79" w:rsidRPr="00321B65" w:rsidRDefault="00867C79" w:rsidP="606ED6AD">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lang w:val="en-CA"/>
              </w:rPr>
            </w:pPr>
            <w:r>
              <w:rPr>
                <w:rFonts w:ascii="Arial" w:hAnsi="Arial" w:cs="Arial"/>
                <w:bCs/>
                <w:lang w:val="en-CA"/>
              </w:rPr>
              <w:t>Dan B, Bhargava S</w:t>
            </w:r>
          </w:p>
        </w:tc>
        <w:tc>
          <w:tcPr>
            <w:tcW w:w="3544" w:type="dxa"/>
          </w:tcPr>
          <w:p w14:paraId="1664EDDB" w14:textId="77777777" w:rsidR="00867C79" w:rsidRPr="00321B65" w:rsidRDefault="00867C79" w:rsidP="009D5C3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kern w:val="24"/>
                <w:lang w:val="en-CA"/>
              </w:rPr>
            </w:pPr>
          </w:p>
        </w:tc>
      </w:tr>
    </w:tbl>
    <w:p w14:paraId="371A2295" w14:textId="77777777" w:rsidR="00470B41" w:rsidRPr="00321B65" w:rsidRDefault="00470B41" w:rsidP="00CA62EC">
      <w:pPr>
        <w:spacing w:before="77" w:after="0" w:line="240" w:lineRule="auto"/>
        <w:ind w:left="0"/>
        <w:jc w:val="center"/>
        <w:textAlignment w:val="baseline"/>
        <w:rPr>
          <w:rFonts w:ascii="Arial" w:hAnsi="Arial" w:cs="Arial"/>
          <w:b/>
          <w:bCs/>
          <w:kern w:val="24"/>
          <w:lang w:val="en-CA"/>
        </w:rPr>
      </w:pPr>
    </w:p>
    <w:p w14:paraId="35E2C1C1" w14:textId="47AF720C" w:rsidR="002F251C" w:rsidRPr="00321B65" w:rsidRDefault="007C673F"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197" w:name="_Toc161735797"/>
      <w:r w:rsidRPr="00321B65">
        <w:rPr>
          <w:rFonts w:ascii="Arial" w:eastAsia="Times New Roman" w:hAnsi="Arial" w:cs="Arial"/>
          <w:color w:val="auto"/>
          <w:sz w:val="48"/>
          <w:szCs w:val="48"/>
          <w:lang w:val="en-CA"/>
        </w:rPr>
        <w:lastRenderedPageBreak/>
        <w:t xml:space="preserve">Minimum </w:t>
      </w:r>
      <w:r w:rsidR="00223752" w:rsidRPr="00321B65">
        <w:rPr>
          <w:rFonts w:ascii="Arial" w:eastAsia="Times New Roman" w:hAnsi="Arial" w:cs="Arial"/>
          <w:color w:val="auto"/>
          <w:sz w:val="48"/>
          <w:szCs w:val="48"/>
          <w:lang w:val="en-CA"/>
        </w:rPr>
        <w:t>Pre-Requ</w:t>
      </w:r>
      <w:r w:rsidR="00FA602F" w:rsidRPr="00321B65">
        <w:rPr>
          <w:rFonts w:ascii="Arial" w:eastAsia="Times New Roman" w:hAnsi="Arial" w:cs="Arial"/>
          <w:color w:val="auto"/>
          <w:sz w:val="48"/>
          <w:szCs w:val="48"/>
          <w:lang w:val="en-CA"/>
        </w:rPr>
        <w:t>isites for Automation</w:t>
      </w:r>
      <w:bookmarkEnd w:id="197"/>
    </w:p>
    <w:p w14:paraId="4DC8CFDE" w14:textId="77777777" w:rsidR="008F6F1F" w:rsidRPr="00321B65" w:rsidRDefault="008F6F1F" w:rsidP="008F6F1F">
      <w:pPr>
        <w:rPr>
          <w:rFonts w:ascii="Arial" w:hAnsi="Arial" w:cs="Arial"/>
          <w:lang w:val="en-CA"/>
        </w:rPr>
      </w:pPr>
      <w:r w:rsidRPr="00321B65">
        <w:rPr>
          <w:rFonts w:ascii="Arial" w:hAnsi="Arial" w:cs="Arial"/>
          <w:lang w:val="en-CA"/>
        </w:rPr>
        <w:t xml:space="preserve">Development of Automation Solution will begin only after the following items are provided: </w:t>
      </w:r>
    </w:p>
    <w:p w14:paraId="2BDB5024" w14:textId="3F175EFB" w:rsidR="008F6F1F" w:rsidRPr="00321B65" w:rsidRDefault="008F6F1F" w:rsidP="00FF074F">
      <w:pPr>
        <w:pStyle w:val="ListParagraph"/>
        <w:numPr>
          <w:ilvl w:val="0"/>
          <w:numId w:val="21"/>
        </w:numPr>
        <w:rPr>
          <w:rFonts w:ascii="Arial" w:eastAsia="Arial Unicode MS" w:hAnsi="Arial" w:cs="Arial"/>
          <w:color w:val="262626" w:themeColor="text1" w:themeTint="D9"/>
        </w:rPr>
      </w:pPr>
      <w:r w:rsidRPr="00321B65">
        <w:rPr>
          <w:rFonts w:ascii="Arial" w:hAnsi="Arial" w:cs="Arial"/>
          <w:lang w:val="en-CA"/>
        </w:rPr>
        <w:t>F</w:t>
      </w:r>
      <w:proofErr w:type="spellStart"/>
      <w:r w:rsidRPr="00321B65">
        <w:rPr>
          <w:rFonts w:ascii="Arial" w:eastAsia="Arial Unicode MS" w:hAnsi="Arial" w:cs="Arial"/>
          <w:color w:val="262626" w:themeColor="text1" w:themeTint="D9"/>
        </w:rPr>
        <w:t>illed</w:t>
      </w:r>
      <w:proofErr w:type="spellEnd"/>
      <w:r w:rsidRPr="00321B65">
        <w:rPr>
          <w:rFonts w:ascii="Arial" w:eastAsia="Arial Unicode MS" w:hAnsi="Arial" w:cs="Arial"/>
          <w:color w:val="262626" w:themeColor="text1" w:themeTint="D9"/>
        </w:rPr>
        <w:t xml:space="preserve"> in Process Definition Document</w:t>
      </w:r>
    </w:p>
    <w:p w14:paraId="179E3C6A" w14:textId="6381128F" w:rsidR="008F6F1F" w:rsidRPr="00321B65" w:rsidRDefault="008F6F1F" w:rsidP="00FF074F">
      <w:pPr>
        <w:pStyle w:val="ListParagraph"/>
        <w:numPr>
          <w:ilvl w:val="0"/>
          <w:numId w:val="21"/>
        </w:numPr>
        <w:rPr>
          <w:rFonts w:ascii="Arial" w:eastAsia="Arial Unicode MS" w:hAnsi="Arial" w:cs="Arial"/>
          <w:color w:val="262626" w:themeColor="text1" w:themeTint="D9"/>
        </w:rPr>
      </w:pPr>
      <w:r w:rsidRPr="00321B65">
        <w:rPr>
          <w:rFonts w:ascii="Arial" w:eastAsia="Arial Unicode MS" w:hAnsi="Arial" w:cs="Arial"/>
          <w:color w:val="262626" w:themeColor="text1" w:themeTint="D9"/>
        </w:rPr>
        <w:t>Test Data to support development</w:t>
      </w:r>
    </w:p>
    <w:p w14:paraId="2C805EFD" w14:textId="05720A70" w:rsidR="008F6F1F" w:rsidRPr="00321B65" w:rsidRDefault="008F6F1F" w:rsidP="00FF074F">
      <w:pPr>
        <w:pStyle w:val="ListParagraph"/>
        <w:numPr>
          <w:ilvl w:val="0"/>
          <w:numId w:val="21"/>
        </w:numPr>
        <w:rPr>
          <w:rFonts w:ascii="Arial" w:eastAsia="Arial Unicode MS" w:hAnsi="Arial" w:cs="Arial"/>
          <w:color w:val="262626" w:themeColor="text1" w:themeTint="D9"/>
        </w:rPr>
      </w:pPr>
      <w:r w:rsidRPr="00321B65">
        <w:rPr>
          <w:rFonts w:ascii="Arial" w:eastAsia="Arial Unicode MS" w:hAnsi="Arial" w:cs="Arial"/>
          <w:color w:val="262626" w:themeColor="text1" w:themeTint="D9"/>
        </w:rPr>
        <w:t>User access and user accounts creations (licenses, permissions, restrictions to robot accounts)</w:t>
      </w:r>
    </w:p>
    <w:p w14:paraId="2646B8EC" w14:textId="01AC4A9D" w:rsidR="00374049" w:rsidRPr="00321B65" w:rsidRDefault="008F6F1F" w:rsidP="00FF074F">
      <w:pPr>
        <w:pStyle w:val="ListParagraph"/>
        <w:numPr>
          <w:ilvl w:val="0"/>
          <w:numId w:val="21"/>
        </w:numPr>
        <w:rPr>
          <w:rFonts w:ascii="Arial" w:eastAsia="Arial Unicode MS" w:hAnsi="Arial" w:cs="Arial"/>
          <w:color w:val="262626" w:themeColor="text1" w:themeTint="D9"/>
        </w:rPr>
      </w:pPr>
      <w:r w:rsidRPr="00321B65">
        <w:rPr>
          <w:rFonts w:ascii="Arial" w:eastAsia="Arial Unicode MS" w:hAnsi="Arial" w:cs="Arial"/>
          <w:color w:val="262626" w:themeColor="text1" w:themeTint="D9"/>
        </w:rPr>
        <w:t>Credentials (user ID and password) required to logon to machines and applications</w:t>
      </w:r>
    </w:p>
    <w:p w14:paraId="188AEE82" w14:textId="77777777" w:rsidR="00470B41" w:rsidRPr="00321B65" w:rsidRDefault="00470B41" w:rsidP="00635125">
      <w:pPr>
        <w:spacing w:before="0" w:after="0"/>
        <w:ind w:left="0"/>
        <w:rPr>
          <w:rFonts w:ascii="Arial" w:hAnsi="Arial" w:cs="Arial"/>
        </w:rPr>
      </w:pPr>
    </w:p>
    <w:p w14:paraId="28CFF886" w14:textId="77777777" w:rsidR="00470B41" w:rsidRPr="00321B65" w:rsidRDefault="00470B41" w:rsidP="00635125">
      <w:pPr>
        <w:spacing w:before="0" w:after="0"/>
        <w:ind w:left="0"/>
        <w:rPr>
          <w:rFonts w:ascii="Arial" w:hAnsi="Arial" w:cs="Arial"/>
        </w:rPr>
      </w:pPr>
    </w:p>
    <w:p w14:paraId="76AA6F8A" w14:textId="77777777" w:rsidR="00470B41" w:rsidRPr="00321B65" w:rsidRDefault="00470B41" w:rsidP="00635125">
      <w:pPr>
        <w:spacing w:before="0" w:after="0"/>
        <w:ind w:left="0"/>
        <w:rPr>
          <w:rFonts w:ascii="Arial" w:hAnsi="Arial" w:cs="Arial"/>
        </w:rPr>
      </w:pPr>
    </w:p>
    <w:p w14:paraId="049A6415" w14:textId="0403EF69" w:rsidR="00F77A52" w:rsidRPr="00321B65" w:rsidRDefault="007B7F9B" w:rsidP="00F77A52">
      <w:pPr>
        <w:pStyle w:val="Heading1"/>
        <w:numPr>
          <w:ilvl w:val="0"/>
          <w:numId w:val="10"/>
        </w:numPr>
        <w:rPr>
          <w:rFonts w:ascii="Arial" w:hAnsi="Arial"/>
          <w:lang w:val="en-CA"/>
        </w:rPr>
      </w:pPr>
      <w:bookmarkStart w:id="198" w:name="_Toc161735798"/>
      <w:r w:rsidRPr="00321B65">
        <w:rPr>
          <w:rFonts w:ascii="Arial" w:hAnsi="Arial"/>
          <w:lang w:val="en-CA"/>
        </w:rPr>
        <w:t>Process Overview</w:t>
      </w:r>
      <w:r w:rsidR="00CB4BB2" w:rsidRPr="00321B65">
        <w:rPr>
          <w:rFonts w:ascii="Arial" w:hAnsi="Arial"/>
          <w:lang w:val="en-CA"/>
        </w:rPr>
        <w:t xml:space="preserve"> – As Is &amp; To Be</w:t>
      </w:r>
      <w:bookmarkEnd w:id="198"/>
    </w:p>
    <w:p w14:paraId="562D651C" w14:textId="77777777" w:rsidR="001C7866" w:rsidRPr="00321B65" w:rsidRDefault="001C7866" w:rsidP="00CD4A99">
      <w:pPr>
        <w:ind w:left="360" w:firstLine="66"/>
        <w:rPr>
          <w:rFonts w:ascii="Arial" w:hAnsi="Arial" w:cs="Arial"/>
        </w:rPr>
      </w:pPr>
      <w:r w:rsidRPr="00321B65">
        <w:rPr>
          <w:rFonts w:ascii="Arial" w:hAnsi="Arial" w:cs="Arial"/>
        </w:rPr>
        <w:t>This section contains an overview of the AS IS and TO BE processes.</w:t>
      </w:r>
    </w:p>
    <w:p w14:paraId="195167C7" w14:textId="12F4ADF3" w:rsidR="002433AC" w:rsidRPr="00321B65" w:rsidRDefault="002433AC"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199" w:name="_Toc161735799"/>
      <w:r w:rsidRPr="00321B65">
        <w:rPr>
          <w:rFonts w:ascii="Arial" w:eastAsia="Times New Roman" w:hAnsi="Arial" w:cs="Arial"/>
          <w:color w:val="auto"/>
          <w:sz w:val="48"/>
          <w:szCs w:val="48"/>
          <w:lang w:val="en-CA"/>
        </w:rPr>
        <w:t>Process Overview</w:t>
      </w:r>
      <w:bookmarkEnd w:id="199"/>
    </w:p>
    <w:p w14:paraId="3EF993BD" w14:textId="77777777" w:rsidR="002433AC" w:rsidRPr="00321B65" w:rsidRDefault="002433AC" w:rsidP="002433AC">
      <w:pPr>
        <w:rPr>
          <w:rFonts w:ascii="Arial" w:hAnsi="Arial" w:cs="Arial"/>
        </w:rPr>
      </w:pPr>
      <w:r w:rsidRPr="00321B65">
        <w:rPr>
          <w:rFonts w:ascii="Arial" w:hAnsi="Arial" w:cs="Arial"/>
        </w:rPr>
        <w:t>The information provided below is for the AS IS process unless otherwise indicated to be specifically for the automation / TO BE process.</w:t>
      </w:r>
    </w:p>
    <w:tbl>
      <w:tblPr>
        <w:tblStyle w:val="GridTable4-Accent4"/>
        <w:tblW w:w="5000" w:type="pct"/>
        <w:tblLook w:val="04A0" w:firstRow="1" w:lastRow="0" w:firstColumn="1" w:lastColumn="0" w:noHBand="0" w:noVBand="1"/>
      </w:tblPr>
      <w:tblGrid>
        <w:gridCol w:w="3031"/>
        <w:gridCol w:w="6319"/>
      </w:tblGrid>
      <w:tr w:rsidR="008F5184" w:rsidRPr="00054113" w14:paraId="1A606CD2" w14:textId="77777777" w:rsidTr="627D5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pct"/>
          </w:tcPr>
          <w:p w14:paraId="28327282" w14:textId="77777777" w:rsidR="008F5184" w:rsidRPr="00321B65" w:rsidRDefault="008F5184" w:rsidP="00D22322">
            <w:pPr>
              <w:spacing w:before="77" w:after="0" w:line="240" w:lineRule="auto"/>
              <w:ind w:left="0"/>
              <w:jc w:val="center"/>
              <w:textAlignment w:val="baseline"/>
              <w:rPr>
                <w:rFonts w:ascii="Arial" w:hAnsi="Arial" w:cs="Arial"/>
                <w:color w:val="auto"/>
                <w:kern w:val="24"/>
                <w:lang w:val="en-CA"/>
              </w:rPr>
            </w:pPr>
            <w:r w:rsidRPr="00321B65">
              <w:rPr>
                <w:rFonts w:ascii="Arial" w:hAnsi="Arial" w:cs="Arial"/>
                <w:color w:val="auto"/>
                <w:kern w:val="24"/>
                <w:lang w:val="en-CA"/>
              </w:rPr>
              <w:t>Item</w:t>
            </w:r>
          </w:p>
        </w:tc>
        <w:tc>
          <w:tcPr>
            <w:tcW w:w="3379" w:type="pct"/>
          </w:tcPr>
          <w:p w14:paraId="325FA597" w14:textId="77777777" w:rsidR="008F5184" w:rsidRPr="00321B65" w:rsidRDefault="008F5184" w:rsidP="00051730">
            <w:pPr>
              <w:pStyle w:val="TableHeading"/>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Cs/>
                <w:color w:val="auto"/>
                <w:kern w:val="24"/>
                <w:sz w:val="24"/>
                <w:szCs w:val="24"/>
                <w:lang w:val="en-CA"/>
              </w:rPr>
            </w:pPr>
            <w:r w:rsidRPr="00321B65">
              <w:rPr>
                <w:rFonts w:ascii="Arial" w:eastAsiaTheme="minorEastAsia" w:hAnsi="Arial" w:cs="Arial"/>
                <w:bCs/>
                <w:color w:val="auto"/>
                <w:kern w:val="24"/>
                <w:sz w:val="24"/>
                <w:szCs w:val="24"/>
                <w:lang w:val="en-CA"/>
              </w:rPr>
              <w:t>Description/Answer</w:t>
            </w:r>
          </w:p>
        </w:tc>
      </w:tr>
      <w:tr w:rsidR="008F5184" w:rsidRPr="00054113" w14:paraId="652322F7"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pct"/>
          </w:tcPr>
          <w:p w14:paraId="003B7B66" w14:textId="77777777" w:rsidR="008F5184" w:rsidRPr="00321B65" w:rsidRDefault="008F5184" w:rsidP="00D22322">
            <w:pPr>
              <w:spacing w:before="77" w:after="0" w:line="240" w:lineRule="auto"/>
              <w:ind w:left="0"/>
              <w:textAlignment w:val="baseline"/>
              <w:rPr>
                <w:rFonts w:ascii="Arial" w:hAnsi="Arial" w:cs="Arial"/>
                <w:kern w:val="24"/>
                <w:lang w:val="en-CA"/>
              </w:rPr>
            </w:pPr>
            <w:r w:rsidRPr="00321B65">
              <w:rPr>
                <w:rFonts w:ascii="Arial" w:hAnsi="Arial" w:cs="Arial"/>
                <w:kern w:val="24"/>
                <w:lang w:val="en-CA"/>
              </w:rPr>
              <w:t>Process Name</w:t>
            </w:r>
          </w:p>
        </w:tc>
        <w:tc>
          <w:tcPr>
            <w:tcW w:w="3379" w:type="pct"/>
          </w:tcPr>
          <w:p w14:paraId="7B61191E" w14:textId="5BA8C788" w:rsidR="008F5184" w:rsidRPr="00321B65" w:rsidRDefault="008F5184" w:rsidP="00704E03">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kern w:val="24"/>
                <w:lang w:val="en-CA"/>
              </w:rPr>
            </w:pPr>
            <w:r w:rsidRPr="00321B65">
              <w:rPr>
                <w:rFonts w:ascii="Arial" w:hAnsi="Arial" w:cs="Arial"/>
                <w:b/>
                <w:bCs/>
                <w:kern w:val="24"/>
                <w:lang w:val="en-CA"/>
              </w:rPr>
              <w:t xml:space="preserve">Business Process Name: </w:t>
            </w:r>
            <w:r w:rsidR="00BA3083" w:rsidRPr="00321B65">
              <w:rPr>
                <w:rStyle w:val="normaltextrun"/>
                <w:rFonts w:ascii="Arial" w:hAnsi="Arial" w:cs="Arial"/>
                <w:color w:val="000000"/>
                <w:bdr w:val="none" w:sz="0" w:space="0" w:color="auto" w:frame="1"/>
              </w:rPr>
              <w:t>Journal Vouchers</w:t>
            </w:r>
          </w:p>
          <w:p w14:paraId="570D85ED" w14:textId="20016272" w:rsidR="008F5184" w:rsidRPr="00321B65" w:rsidRDefault="008F5184" w:rsidP="00704E03">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b/>
                <w:bCs/>
                <w:kern w:val="24"/>
                <w:lang w:val="en-CA"/>
              </w:rPr>
              <w:t>Automation Process Name:</w:t>
            </w:r>
            <w:r w:rsidR="009A4F91" w:rsidRPr="00321B65">
              <w:rPr>
                <w:rFonts w:ascii="Arial" w:hAnsi="Arial" w:cs="Arial"/>
                <w:b/>
                <w:bCs/>
                <w:kern w:val="24"/>
                <w:lang w:val="en-CA"/>
              </w:rPr>
              <w:t xml:space="preserve"> </w:t>
            </w:r>
            <w:r w:rsidR="009A4F91" w:rsidRPr="00321B65">
              <w:rPr>
                <w:rStyle w:val="normaltextrun"/>
                <w:rFonts w:ascii="Arial" w:hAnsi="Arial" w:cs="Arial"/>
                <w:color w:val="000000"/>
                <w:bdr w:val="none" w:sz="0" w:space="0" w:color="auto" w:frame="1"/>
              </w:rPr>
              <w:t>Journal Vouchers Automation</w:t>
            </w:r>
          </w:p>
          <w:p w14:paraId="3895C7EA" w14:textId="22964D6F" w:rsidR="008F5184" w:rsidRPr="00321B65" w:rsidRDefault="008F5184" w:rsidP="00704E03">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bCs/>
                <w:kern w:val="24"/>
                <w:lang w:val="en-CA"/>
              </w:rPr>
            </w:pPr>
          </w:p>
        </w:tc>
      </w:tr>
      <w:tr w:rsidR="008F5184" w:rsidRPr="00054113" w14:paraId="20AADDBE" w14:textId="77777777" w:rsidTr="627D5119">
        <w:tc>
          <w:tcPr>
            <w:cnfStyle w:val="001000000000" w:firstRow="0" w:lastRow="0" w:firstColumn="1" w:lastColumn="0" w:oddVBand="0" w:evenVBand="0" w:oddHBand="0" w:evenHBand="0" w:firstRowFirstColumn="0" w:firstRowLastColumn="0" w:lastRowFirstColumn="0" w:lastRowLastColumn="0"/>
            <w:tcW w:w="1621" w:type="pct"/>
          </w:tcPr>
          <w:p w14:paraId="10013819" w14:textId="77777777" w:rsidR="008F5184" w:rsidRPr="00321B65" w:rsidRDefault="008F5184" w:rsidP="00D22322">
            <w:pPr>
              <w:pStyle w:val="TableText"/>
              <w:ind w:left="0"/>
              <w:rPr>
                <w:rFonts w:ascii="Arial" w:eastAsia="Arial Unicode MS" w:hAnsi="Arial" w:cs="Arial"/>
              </w:rPr>
            </w:pPr>
            <w:r w:rsidRPr="00321B65">
              <w:rPr>
                <w:rFonts w:ascii="Arial" w:hAnsi="Arial" w:cs="Arial"/>
              </w:rPr>
              <w:t>Automation Area</w:t>
            </w:r>
          </w:p>
        </w:tc>
        <w:tc>
          <w:tcPr>
            <w:tcW w:w="3379" w:type="pct"/>
          </w:tcPr>
          <w:p w14:paraId="19D1CCCF" w14:textId="23794850" w:rsidR="008F5184" w:rsidRPr="00321B65" w:rsidRDefault="009A4F91" w:rsidP="00403A6A">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rPr>
            </w:pPr>
            <w:r w:rsidRPr="00321B65">
              <w:rPr>
                <w:rFonts w:ascii="Arial" w:eastAsia="Arial Unicode MS" w:hAnsi="Arial" w:cs="Arial"/>
              </w:rPr>
              <w:t>Accounting Operations group from CFOB</w:t>
            </w:r>
          </w:p>
        </w:tc>
      </w:tr>
      <w:tr w:rsidR="008F5184" w:rsidRPr="00054113" w14:paraId="6391CE89"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pct"/>
          </w:tcPr>
          <w:p w14:paraId="560992DF" w14:textId="77777777" w:rsidR="008F5184" w:rsidRPr="00321B65" w:rsidRDefault="008F5184" w:rsidP="00D22322">
            <w:pPr>
              <w:pStyle w:val="TableText"/>
              <w:ind w:left="0"/>
              <w:rPr>
                <w:rFonts w:ascii="Arial" w:eastAsia="Arial Unicode MS" w:hAnsi="Arial" w:cs="Arial"/>
              </w:rPr>
            </w:pPr>
            <w:bookmarkStart w:id="200" w:name="_Hlk81743008"/>
            <w:r w:rsidRPr="00321B65">
              <w:rPr>
                <w:rFonts w:ascii="Arial" w:hAnsi="Arial" w:cs="Arial"/>
              </w:rPr>
              <w:t>Short Description</w:t>
            </w:r>
          </w:p>
        </w:tc>
        <w:tc>
          <w:tcPr>
            <w:tcW w:w="3379" w:type="pct"/>
          </w:tcPr>
          <w:p w14:paraId="2FFE2FD5" w14:textId="5271D0F5" w:rsidR="008F5184" w:rsidRPr="00321B65" w:rsidRDefault="008F5184" w:rsidP="00BA3083">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rPr>
            </w:pPr>
            <w:r w:rsidRPr="00321B65">
              <w:rPr>
                <w:rFonts w:ascii="Arial" w:eastAsia="Arial Unicode MS" w:hAnsi="Arial" w:cs="Arial"/>
                <w:b/>
                <w:bCs/>
              </w:rPr>
              <w:t>Purpose of the Process</w:t>
            </w:r>
            <w:r w:rsidRPr="00321B65">
              <w:rPr>
                <w:rFonts w:ascii="Arial" w:eastAsia="Arial Unicode MS" w:hAnsi="Arial" w:cs="Arial"/>
              </w:rPr>
              <w:t>:</w:t>
            </w:r>
          </w:p>
          <w:p w14:paraId="457DBE4B" w14:textId="7E83C63C" w:rsidR="008F5184" w:rsidRPr="00321B65" w:rsidRDefault="00BA3083" w:rsidP="00BA3083">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rPr>
            </w:pPr>
            <w:r w:rsidRPr="00321B65">
              <w:rPr>
                <w:rFonts w:ascii="Arial" w:eastAsia="Arial Unicode MS" w:hAnsi="Arial" w:cs="Arial"/>
              </w:rPr>
              <w:t xml:space="preserve">CFOB is currently receiving journal voucher (JV) requests on an ongoing basis via email. The frequency of </w:t>
            </w:r>
            <w:r w:rsidRPr="00321B65">
              <w:rPr>
                <w:rFonts w:ascii="Arial" w:eastAsia="Arial Unicode MS" w:hAnsi="Arial" w:cs="Arial"/>
              </w:rPr>
              <w:lastRenderedPageBreak/>
              <w:t xml:space="preserve">the requests varies during the fiscal year. The JV request form is received in a standardized PDF. In the current process, a staff needs to manually copy paste all information on the received form to SAP. There are two main sections “From (Usually Credit)” and “To (Usually Debit). All values in the columns in each section must be manually entered to SAP. </w:t>
            </w:r>
          </w:p>
          <w:p w14:paraId="0FBB7E3B" w14:textId="77777777" w:rsidR="00BA3083" w:rsidRPr="00321B65" w:rsidRDefault="00BA3083" w:rsidP="009A4F91">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rPr>
            </w:pPr>
          </w:p>
          <w:p w14:paraId="3B34491C" w14:textId="26E65BA0" w:rsidR="009A4F91" w:rsidRPr="00321B65" w:rsidRDefault="008F5184" w:rsidP="009A4F91">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b/>
                <w:bCs/>
              </w:rPr>
              <w:t>Purpose of the Automation</w:t>
            </w:r>
            <w:r w:rsidRPr="00321B65">
              <w:rPr>
                <w:rFonts w:ascii="Arial" w:eastAsia="Arial Unicode MS" w:hAnsi="Arial" w:cs="Arial"/>
                <w:color w:val="0070C0"/>
              </w:rPr>
              <w:t>:</w:t>
            </w:r>
          </w:p>
          <w:p w14:paraId="165F241D" w14:textId="532004B5" w:rsidR="00CB08F6" w:rsidRPr="00321B65" w:rsidRDefault="79B129C6" w:rsidP="009A4F91">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rPr>
            </w:pPr>
            <w:r w:rsidRPr="00321B65">
              <w:rPr>
                <w:rFonts w:ascii="Arial" w:eastAsia="Arial Unicode MS" w:hAnsi="Arial" w:cs="Arial"/>
              </w:rPr>
              <w:t>We</w:t>
            </w:r>
            <w:r w:rsidR="009A4F91" w:rsidRPr="00321B65">
              <w:rPr>
                <w:rFonts w:ascii="Arial" w:eastAsia="Arial Unicode MS" w:hAnsi="Arial" w:cs="Arial"/>
              </w:rPr>
              <w:t xml:space="preserve"> aim to automate the process of copy pasting from the standardized PDF form to SAP using </w:t>
            </w:r>
            <w:r w:rsidR="00C27ECC" w:rsidRPr="00321B65">
              <w:rPr>
                <w:rFonts w:ascii="Arial" w:eastAsia="Arial Unicode MS" w:hAnsi="Arial" w:cs="Arial"/>
              </w:rPr>
              <w:t>UiPath RPA</w:t>
            </w:r>
            <w:r w:rsidR="41594702" w:rsidRPr="00321B65">
              <w:rPr>
                <w:rFonts w:ascii="Arial" w:eastAsia="Arial Unicode MS" w:hAnsi="Arial" w:cs="Arial"/>
              </w:rPr>
              <w:t xml:space="preserve"> tool</w:t>
            </w:r>
            <w:r w:rsidR="009A4F91" w:rsidRPr="00321B65">
              <w:rPr>
                <w:rFonts w:ascii="Arial" w:eastAsia="Arial Unicode MS" w:hAnsi="Arial" w:cs="Arial"/>
              </w:rPr>
              <w:t>. This</w:t>
            </w:r>
            <w:r w:rsidR="30587C9C" w:rsidRPr="00321B65">
              <w:rPr>
                <w:rFonts w:ascii="Arial" w:eastAsia="Arial Unicode MS" w:hAnsi="Arial" w:cs="Arial"/>
              </w:rPr>
              <w:t xml:space="preserve"> </w:t>
            </w:r>
            <w:r w:rsidR="009A4F91" w:rsidRPr="00321B65">
              <w:rPr>
                <w:rFonts w:ascii="Arial" w:eastAsia="Arial Unicode MS" w:hAnsi="Arial" w:cs="Arial"/>
              </w:rPr>
              <w:t xml:space="preserve">will </w:t>
            </w:r>
            <w:r w:rsidR="41A35D5D" w:rsidRPr="00321B65">
              <w:rPr>
                <w:rFonts w:ascii="Arial" w:eastAsia="Arial Unicode MS" w:hAnsi="Arial" w:cs="Arial"/>
              </w:rPr>
              <w:t xml:space="preserve">help </w:t>
            </w:r>
            <w:r w:rsidR="009A4F91" w:rsidRPr="00321B65">
              <w:rPr>
                <w:rFonts w:ascii="Arial" w:eastAsia="Arial Unicode MS" w:hAnsi="Arial" w:cs="Arial"/>
              </w:rPr>
              <w:t>eliminate input errors by automating the process of copying data from the PDF and pasting them to SAP.</w:t>
            </w:r>
          </w:p>
          <w:p w14:paraId="2CE18AAD" w14:textId="22EAF601" w:rsidR="008F5184" w:rsidRPr="00321B65" w:rsidRDefault="008F5184" w:rsidP="009A4F91">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rPr>
            </w:pPr>
          </w:p>
        </w:tc>
      </w:tr>
      <w:bookmarkEnd w:id="200"/>
      <w:tr w:rsidR="008F5184" w:rsidRPr="00054113" w14:paraId="4FD6F046" w14:textId="77777777" w:rsidTr="627D5119">
        <w:tc>
          <w:tcPr>
            <w:cnfStyle w:val="001000000000" w:firstRow="0" w:lastRow="0" w:firstColumn="1" w:lastColumn="0" w:oddVBand="0" w:evenVBand="0" w:oddHBand="0" w:evenHBand="0" w:firstRowFirstColumn="0" w:firstRowLastColumn="0" w:lastRowFirstColumn="0" w:lastRowLastColumn="0"/>
            <w:tcW w:w="1621" w:type="pct"/>
          </w:tcPr>
          <w:p w14:paraId="6BAD46BE" w14:textId="77777777" w:rsidR="008F5184" w:rsidRPr="00321B65" w:rsidRDefault="008F5184" w:rsidP="00D22322">
            <w:pPr>
              <w:pStyle w:val="TableText"/>
              <w:ind w:left="0"/>
              <w:rPr>
                <w:rFonts w:ascii="Arial" w:eastAsia="Arial Unicode MS" w:hAnsi="Arial" w:cs="Arial"/>
              </w:rPr>
            </w:pPr>
            <w:r w:rsidRPr="00321B65">
              <w:rPr>
                <w:rFonts w:ascii="Arial" w:hAnsi="Arial" w:cs="Arial"/>
              </w:rPr>
              <w:lastRenderedPageBreak/>
              <w:t>Process Frequency</w:t>
            </w:r>
          </w:p>
        </w:tc>
        <w:tc>
          <w:tcPr>
            <w:tcW w:w="3379" w:type="pct"/>
          </w:tcPr>
          <w:p w14:paraId="3C04D472" w14:textId="77777777" w:rsidR="008F5184" w:rsidRPr="00321B65" w:rsidRDefault="008F5184"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i/>
                <w:iCs/>
              </w:rPr>
              <w:t>Daily, M-F</w:t>
            </w:r>
          </w:p>
          <w:p w14:paraId="717FD338" w14:textId="50E8E94A" w:rsidR="00083CD4" w:rsidRPr="00321B65" w:rsidRDefault="00083CD4"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i/>
                <w:iCs/>
              </w:rPr>
              <w:t>Sat and Sunday by exception</w:t>
            </w:r>
          </w:p>
        </w:tc>
      </w:tr>
      <w:tr w:rsidR="008F5184" w:rsidRPr="00054113" w14:paraId="388E356B"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pct"/>
          </w:tcPr>
          <w:p w14:paraId="03CC7AAF" w14:textId="77777777" w:rsidR="008F5184" w:rsidRPr="00321B65" w:rsidRDefault="008F5184" w:rsidP="00D22322">
            <w:pPr>
              <w:pStyle w:val="TableText"/>
              <w:ind w:left="0"/>
              <w:rPr>
                <w:rFonts w:ascii="Arial" w:eastAsia="Arial Unicode MS" w:hAnsi="Arial" w:cs="Arial"/>
              </w:rPr>
            </w:pPr>
            <w:r w:rsidRPr="00321B65">
              <w:rPr>
                <w:rFonts w:ascii="Arial" w:hAnsi="Arial" w:cs="Arial"/>
              </w:rPr>
              <w:t>Number of times the process is ran by selected frequency</w:t>
            </w:r>
          </w:p>
        </w:tc>
        <w:tc>
          <w:tcPr>
            <w:tcW w:w="3379" w:type="pct"/>
          </w:tcPr>
          <w:p w14:paraId="53B4BC7D" w14:textId="18BB437B" w:rsidR="008F5184" w:rsidRPr="00321B65" w:rsidDel="00A4353E" w:rsidRDefault="008F5184" w:rsidP="00D22322">
            <w:pPr>
              <w:pStyle w:val="TableText"/>
              <w:ind w:left="0"/>
              <w:cnfStyle w:val="000000100000" w:firstRow="0" w:lastRow="0" w:firstColumn="0" w:lastColumn="0" w:oddVBand="0" w:evenVBand="0" w:oddHBand="1" w:evenHBand="0" w:firstRowFirstColumn="0" w:firstRowLastColumn="0" w:lastRowFirstColumn="0" w:lastRowLastColumn="0"/>
              <w:rPr>
                <w:del w:id="201" w:author="Somarouthu, Bhargava (HC/SC)" w:date="2024-03-19T09:28:00Z"/>
                <w:rFonts w:ascii="Arial" w:eastAsia="Arial Unicode MS" w:hAnsi="Arial" w:cs="Arial"/>
                <w:i/>
                <w:iCs/>
              </w:rPr>
            </w:pPr>
            <w:commentRangeStart w:id="202"/>
            <w:commentRangeStart w:id="203"/>
            <w:del w:id="204" w:author="Somarouthu, Bhargava (HC/SC)" w:date="2024-03-19T09:28:00Z">
              <w:r w:rsidRPr="00321B65" w:rsidDel="00A4353E">
                <w:rPr>
                  <w:rFonts w:ascii="Arial" w:eastAsia="Arial Unicode MS" w:hAnsi="Arial" w:cs="Arial"/>
                  <w:i/>
                  <w:iCs/>
                </w:rPr>
                <w:delText>Hourly</w:delText>
              </w:r>
              <w:commentRangeEnd w:id="202"/>
              <w:r w:rsidR="001F06C8" w:rsidRPr="00054113" w:rsidDel="00A4353E">
                <w:rPr>
                  <w:rStyle w:val="CommentReference"/>
                  <w:rFonts w:ascii="Arial" w:eastAsiaTheme="minorEastAsia" w:hAnsi="Arial" w:cs="Arial"/>
                </w:rPr>
                <w:commentReference w:id="202"/>
              </w:r>
            </w:del>
            <w:commentRangeEnd w:id="203"/>
            <w:r w:rsidR="00BA2BFA">
              <w:rPr>
                <w:rStyle w:val="CommentReference"/>
                <w:rFonts w:eastAsiaTheme="minorEastAsia"/>
              </w:rPr>
              <w:commentReference w:id="203"/>
            </w:r>
            <w:del w:id="205" w:author="Somarouthu, Bhargava (HC/SC)" w:date="2024-03-19T09:28:00Z">
              <w:r w:rsidRPr="00321B65" w:rsidDel="00A4353E">
                <w:rPr>
                  <w:rFonts w:ascii="Arial" w:eastAsia="Arial Unicode MS" w:hAnsi="Arial" w:cs="Arial"/>
                  <w:i/>
                  <w:iCs/>
                </w:rPr>
                <w:delText xml:space="preserve"> between </w:delText>
              </w:r>
              <w:r w:rsidR="00083CD4" w:rsidRPr="00321B65" w:rsidDel="00A4353E">
                <w:rPr>
                  <w:rFonts w:ascii="Arial" w:eastAsia="Arial Unicode MS" w:hAnsi="Arial" w:cs="Arial"/>
                  <w:i/>
                  <w:iCs/>
                </w:rPr>
                <w:delText>7</w:delText>
              </w:r>
              <w:r w:rsidRPr="00321B65" w:rsidDel="00A4353E">
                <w:rPr>
                  <w:rFonts w:ascii="Arial" w:eastAsia="Arial Unicode MS" w:hAnsi="Arial" w:cs="Arial"/>
                  <w:i/>
                  <w:iCs/>
                </w:rPr>
                <w:delText>am-</w:delText>
              </w:r>
              <w:r w:rsidR="00083CD4" w:rsidRPr="00321B65" w:rsidDel="00A4353E">
                <w:rPr>
                  <w:rFonts w:ascii="Arial" w:eastAsia="Arial Unicode MS" w:hAnsi="Arial" w:cs="Arial"/>
                  <w:i/>
                  <w:iCs/>
                </w:rPr>
                <w:delText>5</w:delText>
              </w:r>
              <w:r w:rsidRPr="00321B65" w:rsidDel="00A4353E">
                <w:rPr>
                  <w:rFonts w:ascii="Arial" w:eastAsia="Arial Unicode MS" w:hAnsi="Arial" w:cs="Arial"/>
                  <w:i/>
                  <w:iCs/>
                </w:rPr>
                <w:delText>pm</w:delText>
              </w:r>
            </w:del>
          </w:p>
          <w:p w14:paraId="5837B907" w14:textId="77777777" w:rsidR="00083CD4" w:rsidRDefault="00083CD4" w:rsidP="00D22322">
            <w:pPr>
              <w:pStyle w:val="TableText"/>
              <w:ind w:left="0"/>
              <w:cnfStyle w:val="000000100000" w:firstRow="0" w:lastRow="0" w:firstColumn="0" w:lastColumn="0" w:oddVBand="0" w:evenVBand="0" w:oddHBand="1" w:evenHBand="0" w:firstRowFirstColumn="0" w:firstRowLastColumn="0" w:lastRowFirstColumn="0" w:lastRowLastColumn="0"/>
              <w:rPr>
                <w:ins w:id="206" w:author="Somarouthu, Bhargava (HC/SC)" w:date="2024-03-19T10:17:00Z"/>
                <w:rFonts w:ascii="Arial" w:eastAsia="Arial Unicode MS" w:hAnsi="Arial" w:cs="Arial"/>
                <w:i/>
                <w:iCs/>
              </w:rPr>
            </w:pPr>
            <w:del w:id="207" w:author="Somarouthu, Bhargava (HC/SC)" w:date="2024-03-19T09:28:00Z">
              <w:r w:rsidRPr="00321B65" w:rsidDel="00A4353E">
                <w:rPr>
                  <w:rFonts w:ascii="Arial" w:eastAsia="Arial Unicode MS" w:hAnsi="Arial" w:cs="Arial"/>
                  <w:i/>
                  <w:iCs/>
                </w:rPr>
                <w:delText>Occasionally to 8pm</w:delText>
              </w:r>
            </w:del>
          </w:p>
          <w:p w14:paraId="3256292E" w14:textId="09C1140A" w:rsidR="00BA2BFA" w:rsidRDefault="00BA2BFA" w:rsidP="00D22322">
            <w:pPr>
              <w:pStyle w:val="TableText"/>
              <w:ind w:left="0"/>
              <w:cnfStyle w:val="000000100000" w:firstRow="0" w:lastRow="0" w:firstColumn="0" w:lastColumn="0" w:oddVBand="0" w:evenVBand="0" w:oddHBand="1" w:evenHBand="0" w:firstRowFirstColumn="0" w:firstRowLastColumn="0" w:lastRowFirstColumn="0" w:lastRowLastColumn="0"/>
              <w:rPr>
                <w:ins w:id="208" w:author="Somarouthu, Bhargava (HC/SC)" w:date="2024-03-19T09:28:00Z"/>
                <w:rFonts w:ascii="Arial" w:eastAsia="Arial Unicode MS" w:hAnsi="Arial" w:cs="Arial"/>
                <w:i/>
                <w:iCs/>
              </w:rPr>
            </w:pPr>
            <w:ins w:id="209" w:author="Somarouthu, Bhargava (HC/SC)" w:date="2024-03-19T10:17:00Z">
              <w:r w:rsidRPr="00BA2BFA">
                <w:rPr>
                  <w:rFonts w:ascii="Arial" w:eastAsia="Arial Unicode MS" w:hAnsi="Arial" w:cs="Arial"/>
                  <w:i/>
                  <w:iCs/>
                </w:rPr>
                <w:t xml:space="preserve">This is an attended bot; users can </w:t>
              </w:r>
            </w:ins>
            <w:ins w:id="210" w:author="Somarouthu, Bhargava (HC/SC)" w:date="2024-03-19T12:28:00Z">
              <w:r w:rsidR="00C40C21">
                <w:rPr>
                  <w:rFonts w:ascii="Arial" w:eastAsia="Arial Unicode MS" w:hAnsi="Arial" w:cs="Arial"/>
                  <w:i/>
                  <w:iCs/>
                </w:rPr>
                <w:t>run</w:t>
              </w:r>
            </w:ins>
            <w:ins w:id="211" w:author="Somarouthu, Bhargava (HC/SC)" w:date="2024-03-19T10:17:00Z">
              <w:r w:rsidRPr="00BA2BFA">
                <w:rPr>
                  <w:rFonts w:ascii="Arial" w:eastAsia="Arial Unicode MS" w:hAnsi="Arial" w:cs="Arial"/>
                  <w:i/>
                  <w:iCs/>
                </w:rPr>
                <w:t xml:space="preserve"> </w:t>
              </w:r>
            </w:ins>
            <w:ins w:id="212" w:author="Somarouthu, Bhargava (HC/SC)" w:date="2024-03-19T12:28:00Z">
              <w:r w:rsidR="00C40C21">
                <w:rPr>
                  <w:rFonts w:ascii="Arial" w:eastAsia="Arial Unicode MS" w:hAnsi="Arial" w:cs="Arial"/>
                  <w:i/>
                  <w:iCs/>
                </w:rPr>
                <w:t>the bot</w:t>
              </w:r>
            </w:ins>
            <w:ins w:id="213" w:author="Somarouthu, Bhargava (HC/SC)" w:date="2024-03-19T10:17:00Z">
              <w:r w:rsidRPr="00BA2BFA">
                <w:rPr>
                  <w:rFonts w:ascii="Arial" w:eastAsia="Arial Unicode MS" w:hAnsi="Arial" w:cs="Arial"/>
                  <w:i/>
                  <w:iCs/>
                </w:rPr>
                <w:t xml:space="preserve"> as needed</w:t>
              </w:r>
            </w:ins>
            <w:ins w:id="214" w:author="Somarouthu, Bhargava (HC/SC)" w:date="2024-03-19T12:28:00Z">
              <w:r w:rsidR="00C40C21">
                <w:rPr>
                  <w:rFonts w:ascii="Arial" w:eastAsia="Arial Unicode MS" w:hAnsi="Arial" w:cs="Arial"/>
                  <w:i/>
                  <w:iCs/>
                </w:rPr>
                <w:t xml:space="preserve"> using the UiPath Assistant</w:t>
              </w:r>
            </w:ins>
          </w:p>
          <w:p w14:paraId="568B4977" w14:textId="7D08692C" w:rsidR="00A4353E" w:rsidRPr="00321B65" w:rsidRDefault="00A4353E" w:rsidP="00D2232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rPr>
            </w:pPr>
            <w:ins w:id="215" w:author="Somarouthu, Bhargava (HC/SC)" w:date="2024-03-19T09:28:00Z">
              <w:r>
                <w:rPr>
                  <w:rFonts w:ascii="Arial" w:eastAsia="Arial Unicode MS" w:hAnsi="Arial" w:cs="Arial"/>
                  <w:i/>
                  <w:iCs/>
                </w:rPr>
                <w:t>Note: A</w:t>
              </w:r>
            </w:ins>
            <w:ins w:id="216" w:author="Somarouthu, Bhargava (HC/SC)" w:date="2024-03-19T09:29:00Z">
              <w:r>
                <w:rPr>
                  <w:rFonts w:ascii="Arial" w:eastAsia="Arial Unicode MS" w:hAnsi="Arial" w:cs="Arial"/>
                  <w:i/>
                  <w:iCs/>
                </w:rPr>
                <w:t>ttended bots cannot be scheduled</w:t>
              </w:r>
            </w:ins>
          </w:p>
        </w:tc>
      </w:tr>
      <w:tr w:rsidR="008F5184" w:rsidRPr="00054113" w14:paraId="11C62980" w14:textId="77777777" w:rsidTr="627D5119">
        <w:tc>
          <w:tcPr>
            <w:cnfStyle w:val="001000000000" w:firstRow="0" w:lastRow="0" w:firstColumn="1" w:lastColumn="0" w:oddVBand="0" w:evenVBand="0" w:oddHBand="0" w:evenHBand="0" w:firstRowFirstColumn="0" w:firstRowLastColumn="0" w:lastRowFirstColumn="0" w:lastRowLastColumn="0"/>
            <w:tcW w:w="1621" w:type="pct"/>
          </w:tcPr>
          <w:p w14:paraId="42A425E2" w14:textId="77777777" w:rsidR="008F5184" w:rsidRPr="00321B65" w:rsidRDefault="008F5184" w:rsidP="00D22322">
            <w:pPr>
              <w:pStyle w:val="TableText"/>
              <w:ind w:left="0"/>
              <w:rPr>
                <w:rFonts w:ascii="Arial" w:eastAsia="Arial Unicode MS" w:hAnsi="Arial" w:cs="Arial"/>
                <w:bCs w:val="0"/>
              </w:rPr>
            </w:pPr>
            <w:r w:rsidRPr="00321B65">
              <w:rPr>
                <w:rFonts w:ascii="Arial" w:hAnsi="Arial" w:cs="Arial"/>
              </w:rPr>
              <w:t xml:space="preserve">Bot Process Scheduling </w:t>
            </w:r>
          </w:p>
          <w:p w14:paraId="2E4E2B0A" w14:textId="77777777" w:rsidR="008F5184" w:rsidRPr="00321B65" w:rsidRDefault="008F5184" w:rsidP="00D22322">
            <w:pPr>
              <w:pStyle w:val="TableText"/>
              <w:ind w:left="0"/>
              <w:rPr>
                <w:rFonts w:ascii="Arial" w:eastAsia="Arial Unicode MS" w:hAnsi="Arial" w:cs="Arial"/>
              </w:rPr>
            </w:pPr>
            <w:r w:rsidRPr="00321B65">
              <w:rPr>
                <w:rFonts w:ascii="Arial" w:hAnsi="Arial" w:cs="Arial"/>
              </w:rPr>
              <w:t>(</w:t>
            </w:r>
            <w:r w:rsidRPr="00321B65">
              <w:rPr>
                <w:rFonts w:ascii="Arial" w:hAnsi="Arial" w:cs="Arial"/>
                <w:u w:val="single"/>
              </w:rPr>
              <w:t>PRD will contain the final schedule</w:t>
            </w:r>
            <w:r w:rsidRPr="00321B65">
              <w:rPr>
                <w:rFonts w:ascii="Arial" w:hAnsi="Arial" w:cs="Arial"/>
              </w:rPr>
              <w:t>)</w:t>
            </w:r>
          </w:p>
        </w:tc>
        <w:tc>
          <w:tcPr>
            <w:tcW w:w="3379" w:type="pct"/>
          </w:tcPr>
          <w:p w14:paraId="34AC15FC" w14:textId="7EFD8F0E" w:rsidR="008F5184" w:rsidRPr="00321B65" w:rsidDel="00A4353E" w:rsidRDefault="008F5184" w:rsidP="00D22322">
            <w:pPr>
              <w:pStyle w:val="TableText"/>
              <w:ind w:left="0"/>
              <w:cnfStyle w:val="000000000000" w:firstRow="0" w:lastRow="0" w:firstColumn="0" w:lastColumn="0" w:oddVBand="0" w:evenVBand="0" w:oddHBand="0" w:evenHBand="0" w:firstRowFirstColumn="0" w:firstRowLastColumn="0" w:lastRowFirstColumn="0" w:lastRowLastColumn="0"/>
              <w:rPr>
                <w:del w:id="217" w:author="Somarouthu, Bhargava (HC/SC)" w:date="2024-03-19T09:25:00Z"/>
                <w:rFonts w:ascii="Arial" w:eastAsia="Arial Unicode MS" w:hAnsi="Arial" w:cs="Arial"/>
                <w:i/>
                <w:iCs/>
              </w:rPr>
            </w:pPr>
            <w:commentRangeStart w:id="218"/>
            <w:commentRangeStart w:id="219"/>
            <w:del w:id="220" w:author="Somarouthu, Bhargava (HC/SC)" w:date="2024-03-19T09:25:00Z">
              <w:r w:rsidRPr="00321B65" w:rsidDel="00A4353E">
                <w:rPr>
                  <w:rFonts w:ascii="Arial" w:eastAsia="Arial Unicode MS" w:hAnsi="Arial" w:cs="Arial"/>
                  <w:b/>
                  <w:bCs/>
                </w:rPr>
                <w:delText xml:space="preserve">Desired TO BE Schedule: </w:delText>
              </w:r>
              <w:r w:rsidRPr="00321B65" w:rsidDel="00A4353E">
                <w:rPr>
                  <w:rFonts w:ascii="Arial" w:eastAsia="Arial Unicode MS" w:hAnsi="Arial" w:cs="Arial"/>
                  <w:i/>
                  <w:iCs/>
                </w:rPr>
                <w:delText xml:space="preserve">E.g., M-F, , 8am – </w:delText>
              </w:r>
              <w:r w:rsidR="00083CD4" w:rsidRPr="00321B65" w:rsidDel="00A4353E">
                <w:rPr>
                  <w:rFonts w:ascii="Arial" w:eastAsia="Arial Unicode MS" w:hAnsi="Arial" w:cs="Arial"/>
                  <w:i/>
                  <w:iCs/>
                </w:rPr>
                <w:delText>4</w:delText>
              </w:r>
              <w:r w:rsidRPr="00321B65" w:rsidDel="00A4353E">
                <w:rPr>
                  <w:rFonts w:ascii="Arial" w:eastAsia="Arial Unicode MS" w:hAnsi="Arial" w:cs="Arial"/>
                  <w:i/>
                  <w:iCs/>
                </w:rPr>
                <w:delText>pm</w:delText>
              </w:r>
              <w:commentRangeEnd w:id="218"/>
              <w:r w:rsidR="003C78E0" w:rsidRPr="00054113" w:rsidDel="00A4353E">
                <w:rPr>
                  <w:rStyle w:val="CommentReference"/>
                  <w:rFonts w:ascii="Arial" w:eastAsiaTheme="minorEastAsia" w:hAnsi="Arial" w:cs="Arial"/>
                </w:rPr>
                <w:commentReference w:id="218"/>
              </w:r>
            </w:del>
            <w:commentRangeEnd w:id="219"/>
            <w:r w:rsidR="00BA2BFA">
              <w:rPr>
                <w:rStyle w:val="CommentReference"/>
                <w:rFonts w:eastAsiaTheme="minorEastAsia"/>
              </w:rPr>
              <w:commentReference w:id="219"/>
            </w:r>
          </w:p>
          <w:p w14:paraId="19CCE24B" w14:textId="77777777" w:rsidR="008F5184" w:rsidRDefault="008F5184" w:rsidP="00D22322">
            <w:pPr>
              <w:pStyle w:val="TableText"/>
              <w:ind w:left="0"/>
              <w:cnfStyle w:val="000000000000" w:firstRow="0" w:lastRow="0" w:firstColumn="0" w:lastColumn="0" w:oddVBand="0" w:evenVBand="0" w:oddHBand="0" w:evenHBand="0" w:firstRowFirstColumn="0" w:firstRowLastColumn="0" w:lastRowFirstColumn="0" w:lastRowLastColumn="0"/>
              <w:rPr>
                <w:ins w:id="221" w:author="Somarouthu, Bhargava (HC/SC)" w:date="2024-03-19T09:25:00Z"/>
                <w:rFonts w:ascii="Arial" w:eastAsia="Arial Unicode MS" w:hAnsi="Arial" w:cs="Arial"/>
                <w:i/>
                <w:iCs/>
              </w:rPr>
            </w:pPr>
            <w:del w:id="222" w:author="Somarouthu, Bhargava (HC/SC)" w:date="2024-03-19T09:25:00Z">
              <w:r w:rsidRPr="00321B65" w:rsidDel="00A4353E">
                <w:rPr>
                  <w:rFonts w:ascii="Arial" w:eastAsia="Arial Unicode MS" w:hAnsi="Arial" w:cs="Arial"/>
                  <w:b/>
                  <w:bCs/>
                </w:rPr>
                <w:delText xml:space="preserve">Restrictions (for TO BE consideration): </w:delText>
              </w:r>
              <w:r w:rsidR="00083CD4" w:rsidRPr="00321B65" w:rsidDel="00A4353E">
                <w:rPr>
                  <w:rFonts w:ascii="Arial" w:eastAsia="Arial Unicode MS" w:hAnsi="Arial" w:cs="Arial"/>
                  <w:i/>
                  <w:iCs/>
                </w:rPr>
                <w:delText>N/A</w:delText>
              </w:r>
            </w:del>
          </w:p>
          <w:p w14:paraId="48D440C9" w14:textId="7919F233" w:rsidR="00A4353E" w:rsidRPr="00321B65" w:rsidRDefault="00A4353E"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i/>
                <w:iCs/>
              </w:rPr>
            </w:pPr>
            <w:ins w:id="223" w:author="Somarouthu, Bhargava (HC/SC)" w:date="2024-03-19T09:29:00Z">
              <w:r>
                <w:rPr>
                  <w:rFonts w:ascii="Arial" w:eastAsia="Arial Unicode MS" w:hAnsi="Arial" w:cs="Arial"/>
                  <w:b/>
                  <w:bCs/>
                  <w:i/>
                  <w:iCs/>
                </w:rPr>
                <w:t>N/</w:t>
              </w:r>
            </w:ins>
            <w:ins w:id="224" w:author="Somarouthu, Bhargava (HC/SC)" w:date="2024-03-19T10:18:00Z">
              <w:r w:rsidR="00BA2BFA">
                <w:rPr>
                  <w:rFonts w:ascii="Arial" w:eastAsia="Arial Unicode MS" w:hAnsi="Arial" w:cs="Arial"/>
                  <w:b/>
                  <w:bCs/>
                  <w:i/>
                  <w:iCs/>
                </w:rPr>
                <w:t>A</w:t>
              </w:r>
            </w:ins>
          </w:p>
        </w:tc>
      </w:tr>
      <w:tr w:rsidR="008F5184" w:rsidRPr="00054113" w14:paraId="14AFFE55"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pct"/>
          </w:tcPr>
          <w:p w14:paraId="7A32DC1A" w14:textId="77777777" w:rsidR="008F5184" w:rsidRPr="00321B65" w:rsidRDefault="008F5184" w:rsidP="00D22322">
            <w:pPr>
              <w:pStyle w:val="TableText"/>
              <w:ind w:left="0"/>
              <w:rPr>
                <w:rFonts w:ascii="Arial" w:hAnsi="Arial" w:cs="Arial"/>
                <w:color w:val="FF0000"/>
              </w:rPr>
            </w:pPr>
            <w:r w:rsidRPr="00321B65">
              <w:rPr>
                <w:rFonts w:ascii="Arial" w:hAnsi="Arial" w:cs="Arial"/>
              </w:rPr>
              <w:t>Average Volume</w:t>
            </w:r>
          </w:p>
        </w:tc>
        <w:tc>
          <w:tcPr>
            <w:tcW w:w="3379" w:type="pct"/>
          </w:tcPr>
          <w:p w14:paraId="0C32D207" w14:textId="1B2BA50C" w:rsidR="008F5184" w:rsidRPr="00321B65" w:rsidRDefault="008F5184" w:rsidP="00D2232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i/>
                <w:iCs/>
              </w:rPr>
            </w:pPr>
            <w:r w:rsidRPr="00321B65">
              <w:rPr>
                <w:rFonts w:ascii="Arial" w:eastAsia="Arial Unicode MS" w:hAnsi="Arial" w:cs="Arial"/>
                <w:i/>
                <w:iCs/>
              </w:rPr>
              <w:t>~</w:t>
            </w:r>
            <w:r w:rsidR="007D5542" w:rsidRPr="00321B65">
              <w:rPr>
                <w:rFonts w:ascii="Arial" w:eastAsia="Arial Unicode MS" w:hAnsi="Arial" w:cs="Arial"/>
                <w:i/>
                <w:iCs/>
              </w:rPr>
              <w:t>200</w:t>
            </w:r>
            <w:r w:rsidRPr="00321B65">
              <w:rPr>
                <w:rFonts w:ascii="Arial" w:eastAsia="Arial Unicode MS" w:hAnsi="Arial" w:cs="Arial"/>
                <w:i/>
                <w:iCs/>
              </w:rPr>
              <w:t xml:space="preserve"> </w:t>
            </w:r>
            <w:r w:rsidR="00083CD4" w:rsidRPr="00321B65">
              <w:rPr>
                <w:rFonts w:ascii="Arial" w:eastAsia="Arial Unicode MS" w:hAnsi="Arial" w:cs="Arial"/>
                <w:i/>
                <w:iCs/>
              </w:rPr>
              <w:t>JV</w:t>
            </w:r>
            <w:r w:rsidRPr="00321B65">
              <w:rPr>
                <w:rFonts w:ascii="Arial" w:eastAsia="Arial Unicode MS" w:hAnsi="Arial" w:cs="Arial"/>
                <w:i/>
                <w:iCs/>
              </w:rPr>
              <w:t xml:space="preserve"> per </w:t>
            </w:r>
            <w:r w:rsidR="007D5542" w:rsidRPr="00321B65">
              <w:rPr>
                <w:rFonts w:ascii="Arial" w:eastAsia="Arial Unicode MS" w:hAnsi="Arial" w:cs="Arial"/>
                <w:i/>
                <w:iCs/>
              </w:rPr>
              <w:t>week</w:t>
            </w:r>
          </w:p>
        </w:tc>
      </w:tr>
      <w:tr w:rsidR="008F5184" w:rsidRPr="00054113" w14:paraId="410F7611" w14:textId="77777777" w:rsidTr="627D5119">
        <w:tc>
          <w:tcPr>
            <w:cnfStyle w:val="001000000000" w:firstRow="0" w:lastRow="0" w:firstColumn="1" w:lastColumn="0" w:oddVBand="0" w:evenVBand="0" w:oddHBand="0" w:evenHBand="0" w:firstRowFirstColumn="0" w:firstRowLastColumn="0" w:lastRowFirstColumn="0" w:lastRowLastColumn="0"/>
            <w:tcW w:w="1621" w:type="pct"/>
          </w:tcPr>
          <w:p w14:paraId="3EBCC7AA" w14:textId="77777777" w:rsidR="008F5184" w:rsidRPr="00321B65" w:rsidRDefault="008F5184" w:rsidP="00D22322">
            <w:pPr>
              <w:pStyle w:val="TableText"/>
              <w:ind w:left="0"/>
              <w:rPr>
                <w:rFonts w:ascii="Arial" w:hAnsi="Arial" w:cs="Arial"/>
                <w:color w:val="FF0000"/>
              </w:rPr>
            </w:pPr>
            <w:r w:rsidRPr="00321B65">
              <w:rPr>
                <w:rFonts w:ascii="Arial" w:hAnsi="Arial" w:cs="Arial"/>
              </w:rPr>
              <w:t>Percentage of business exceptions</w:t>
            </w:r>
          </w:p>
        </w:tc>
        <w:tc>
          <w:tcPr>
            <w:tcW w:w="3379" w:type="pct"/>
          </w:tcPr>
          <w:p w14:paraId="6B4494DB" w14:textId="66E744D9" w:rsidR="008F5184" w:rsidRPr="00321B65" w:rsidRDefault="007D5542"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i/>
                <w:iCs/>
              </w:rPr>
              <w:t>30%</w:t>
            </w:r>
          </w:p>
        </w:tc>
      </w:tr>
      <w:tr w:rsidR="008F5184" w:rsidRPr="00054113" w14:paraId="716B2ACF"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pct"/>
          </w:tcPr>
          <w:p w14:paraId="09314238" w14:textId="77777777" w:rsidR="008F5184" w:rsidRPr="00321B65" w:rsidRDefault="008F5184" w:rsidP="00D22322">
            <w:pPr>
              <w:pStyle w:val="TableText"/>
              <w:ind w:left="0"/>
              <w:rPr>
                <w:rFonts w:ascii="Arial" w:hAnsi="Arial" w:cs="Arial"/>
                <w:bCs w:val="0"/>
              </w:rPr>
            </w:pPr>
            <w:r w:rsidRPr="00321B65">
              <w:rPr>
                <w:rFonts w:ascii="Arial" w:hAnsi="Arial" w:cs="Arial"/>
              </w:rPr>
              <w:t>Average Handling Time</w:t>
            </w:r>
          </w:p>
        </w:tc>
        <w:tc>
          <w:tcPr>
            <w:tcW w:w="3379" w:type="pct"/>
          </w:tcPr>
          <w:p w14:paraId="41C6223B" w14:textId="503EDF73" w:rsidR="008F5184" w:rsidRPr="00321B65" w:rsidRDefault="007D5542" w:rsidP="00D2232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i/>
                <w:iCs/>
              </w:rPr>
              <w:t>1 minute key in per line</w:t>
            </w:r>
          </w:p>
          <w:p w14:paraId="0F45DEC1" w14:textId="431DC4F7" w:rsidR="007D5542" w:rsidRPr="00321B65" w:rsidRDefault="007D5542" w:rsidP="00D2232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i/>
                <w:iCs/>
              </w:rPr>
              <w:t>Full process – 3 to 5 minutes per line</w:t>
            </w:r>
          </w:p>
          <w:p w14:paraId="691BFAA3" w14:textId="0336DE62" w:rsidR="008F5184" w:rsidRPr="00321B65" w:rsidRDefault="008F5184" w:rsidP="00D2232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rPr>
            </w:pPr>
          </w:p>
        </w:tc>
      </w:tr>
      <w:tr w:rsidR="008F5184" w:rsidRPr="00054113" w14:paraId="59C63179" w14:textId="77777777" w:rsidTr="627D5119">
        <w:tc>
          <w:tcPr>
            <w:cnfStyle w:val="001000000000" w:firstRow="0" w:lastRow="0" w:firstColumn="1" w:lastColumn="0" w:oddVBand="0" w:evenVBand="0" w:oddHBand="0" w:evenHBand="0" w:firstRowFirstColumn="0" w:firstRowLastColumn="0" w:lastRowFirstColumn="0" w:lastRowLastColumn="0"/>
            <w:tcW w:w="1621" w:type="pct"/>
          </w:tcPr>
          <w:p w14:paraId="3756411C" w14:textId="77777777" w:rsidR="008F5184" w:rsidRPr="00321B65" w:rsidRDefault="008F5184" w:rsidP="00D22322">
            <w:pPr>
              <w:pStyle w:val="TableText"/>
              <w:ind w:left="0"/>
              <w:rPr>
                <w:rFonts w:ascii="Arial" w:hAnsi="Arial" w:cs="Arial"/>
              </w:rPr>
            </w:pPr>
            <w:r w:rsidRPr="00321B65">
              <w:rPr>
                <w:rFonts w:ascii="Arial" w:hAnsi="Arial" w:cs="Arial"/>
              </w:rPr>
              <w:lastRenderedPageBreak/>
              <w:t>Annual Average Total Time</w:t>
            </w:r>
          </w:p>
        </w:tc>
        <w:tc>
          <w:tcPr>
            <w:tcW w:w="3379" w:type="pct"/>
          </w:tcPr>
          <w:p w14:paraId="030C9708" w14:textId="77777777" w:rsidR="008F5184" w:rsidRPr="00321B65" w:rsidRDefault="008F5184"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color w:val="FF0000"/>
              </w:rPr>
            </w:pPr>
            <w:r w:rsidRPr="00321B65">
              <w:rPr>
                <w:rFonts w:ascii="Arial" w:eastAsia="Arial Unicode MS" w:hAnsi="Arial" w:cs="Arial"/>
                <w:i/>
                <w:iCs/>
                <w:color w:val="FF0000"/>
              </w:rPr>
              <w:t>This is usually considered to be the time given back to the business for other value-add work, once the automation is in place. *Indicate here if the automation isn’t expected to save all these hours in the case where human-in-the-loop is still expected.</w:t>
            </w:r>
          </w:p>
          <w:p w14:paraId="150AC8CE" w14:textId="77777777" w:rsidR="008F5184" w:rsidRPr="00321B65" w:rsidRDefault="008F5184"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b/>
                <w:bCs/>
                <w:i/>
                <w:iCs/>
                <w:color w:val="FF0000"/>
              </w:rPr>
              <w:t>E.g.,</w:t>
            </w:r>
            <w:r w:rsidRPr="00321B65">
              <w:rPr>
                <w:rFonts w:ascii="Arial" w:eastAsia="Arial Unicode MS" w:hAnsi="Arial" w:cs="Arial"/>
                <w:i/>
                <w:iCs/>
                <w:color w:val="FF0000"/>
              </w:rPr>
              <w:t xml:space="preserve"> 12,000 hours (calculated from above fields, Avg Vol &amp; AHT)</w:t>
            </w:r>
          </w:p>
        </w:tc>
      </w:tr>
      <w:tr w:rsidR="008F5184" w:rsidRPr="00054113" w14:paraId="050102CC"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pct"/>
          </w:tcPr>
          <w:p w14:paraId="2364C700" w14:textId="77777777" w:rsidR="008F5184" w:rsidRPr="00321B65" w:rsidRDefault="008F5184" w:rsidP="00D22322">
            <w:pPr>
              <w:pStyle w:val="TableText"/>
              <w:ind w:left="0"/>
              <w:rPr>
                <w:rFonts w:ascii="Arial" w:hAnsi="Arial" w:cs="Arial"/>
              </w:rPr>
            </w:pPr>
            <w:r w:rsidRPr="00321B65">
              <w:rPr>
                <w:rFonts w:ascii="Arial" w:hAnsi="Arial" w:cs="Arial"/>
              </w:rPr>
              <w:t>Peak Period</w:t>
            </w:r>
          </w:p>
        </w:tc>
        <w:tc>
          <w:tcPr>
            <w:tcW w:w="3379" w:type="pct"/>
          </w:tcPr>
          <w:p w14:paraId="138B0599" w14:textId="41394E02" w:rsidR="007D5542" w:rsidRPr="00321B65" w:rsidRDefault="007D5542" w:rsidP="007D554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i/>
                <w:iCs/>
              </w:rPr>
              <w:t xml:space="preserve">Every 3 to 4 months (HC - P3, P6, P9, P11 and month of March). </w:t>
            </w:r>
          </w:p>
          <w:p w14:paraId="7DCEE3AB" w14:textId="28FE3E27" w:rsidR="008F5184" w:rsidRPr="00321B65" w:rsidRDefault="007D5542" w:rsidP="007D554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i/>
                <w:iCs/>
              </w:rPr>
              <w:t>PHAC is more likely every 2 months</w:t>
            </w:r>
          </w:p>
        </w:tc>
      </w:tr>
      <w:tr w:rsidR="008F5184" w:rsidRPr="00054113" w14:paraId="6DA08B8E" w14:textId="77777777" w:rsidTr="627D5119">
        <w:tc>
          <w:tcPr>
            <w:cnfStyle w:val="001000000000" w:firstRow="0" w:lastRow="0" w:firstColumn="1" w:lastColumn="0" w:oddVBand="0" w:evenVBand="0" w:oddHBand="0" w:evenHBand="0" w:firstRowFirstColumn="0" w:firstRowLastColumn="0" w:lastRowFirstColumn="0" w:lastRowLastColumn="0"/>
            <w:tcW w:w="1621" w:type="pct"/>
          </w:tcPr>
          <w:p w14:paraId="12D50056" w14:textId="77777777" w:rsidR="008F5184" w:rsidRPr="00321B65" w:rsidRDefault="008F5184" w:rsidP="00D22322">
            <w:pPr>
              <w:pStyle w:val="TableText"/>
              <w:ind w:left="0"/>
              <w:rPr>
                <w:rFonts w:ascii="Arial" w:hAnsi="Arial" w:cs="Arial"/>
              </w:rPr>
            </w:pPr>
            <w:r w:rsidRPr="00321B65">
              <w:rPr>
                <w:rFonts w:ascii="Arial" w:hAnsi="Arial" w:cs="Arial"/>
              </w:rPr>
              <w:t>Peak Volume Approximate Increase</w:t>
            </w:r>
          </w:p>
        </w:tc>
        <w:tc>
          <w:tcPr>
            <w:tcW w:w="3379" w:type="pct"/>
          </w:tcPr>
          <w:p w14:paraId="107AADE0" w14:textId="77777777" w:rsidR="008F5184" w:rsidRPr="00321B65" w:rsidRDefault="008F5184"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color w:val="FF0000"/>
              </w:rPr>
            </w:pPr>
            <w:r w:rsidRPr="00321B65">
              <w:rPr>
                <w:rFonts w:ascii="Arial" w:eastAsia="Arial Unicode MS" w:hAnsi="Arial" w:cs="Arial"/>
                <w:i/>
                <w:iCs/>
                <w:color w:val="FF0000"/>
              </w:rPr>
              <w:t>It is important to understand peaks in order to design a robust and scalable solution.</w:t>
            </w:r>
          </w:p>
          <w:p w14:paraId="4D6D1A8E" w14:textId="77777777" w:rsidR="008F5184" w:rsidRPr="00321B65" w:rsidRDefault="008F5184"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b/>
                <w:bCs/>
                <w:i/>
                <w:iCs/>
                <w:color w:val="FF0000"/>
              </w:rPr>
              <w:t>E.g.,</w:t>
            </w:r>
            <w:r w:rsidRPr="00321B65">
              <w:rPr>
                <w:rFonts w:ascii="Arial" w:eastAsia="Arial Unicode MS" w:hAnsi="Arial" w:cs="Arial"/>
                <w:i/>
                <w:iCs/>
                <w:color w:val="FF0000"/>
              </w:rPr>
              <w:t xml:space="preserve"> 600</w:t>
            </w:r>
          </w:p>
        </w:tc>
      </w:tr>
      <w:tr w:rsidR="008F5184" w:rsidRPr="00054113" w14:paraId="320A3F4F"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pct"/>
          </w:tcPr>
          <w:p w14:paraId="4316BBD9" w14:textId="77777777" w:rsidR="008F5184" w:rsidRPr="00321B65" w:rsidRDefault="008F5184" w:rsidP="00D22322">
            <w:pPr>
              <w:pStyle w:val="TableText"/>
              <w:ind w:left="0"/>
              <w:rPr>
                <w:rFonts w:ascii="Arial" w:hAnsi="Arial" w:cs="Arial"/>
              </w:rPr>
            </w:pPr>
            <w:r w:rsidRPr="00321B65">
              <w:rPr>
                <w:rFonts w:ascii="Arial" w:hAnsi="Arial" w:cs="Arial"/>
              </w:rPr>
              <w:t>Number of persons performing the process</w:t>
            </w:r>
          </w:p>
        </w:tc>
        <w:tc>
          <w:tcPr>
            <w:tcW w:w="3379" w:type="pct"/>
          </w:tcPr>
          <w:p w14:paraId="703B1BC0" w14:textId="1BC49B79" w:rsidR="008F5184" w:rsidRPr="00321B65" w:rsidRDefault="007D5542" w:rsidP="007D554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rPr>
            </w:pPr>
            <w:r w:rsidRPr="00321B65">
              <w:rPr>
                <w:rFonts w:ascii="Arial" w:eastAsia="Arial Unicode MS" w:hAnsi="Arial" w:cs="Arial"/>
              </w:rPr>
              <w:t xml:space="preserve">1-2 dedicated resource + 2-3 others </w:t>
            </w:r>
          </w:p>
          <w:p w14:paraId="5A315803" w14:textId="17851236" w:rsidR="007D5542" w:rsidRPr="00321B65" w:rsidRDefault="007D5542" w:rsidP="007D554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rPr>
            </w:pPr>
            <w:r w:rsidRPr="00321B65">
              <w:rPr>
                <w:rFonts w:ascii="Arial" w:eastAsia="Arial Unicode MS" w:hAnsi="Arial" w:cs="Arial"/>
                <w:color w:val="00B050"/>
              </w:rPr>
              <w:t>May need to look at corporate accounting</w:t>
            </w:r>
            <w:r w:rsidR="00592B2D" w:rsidRPr="00321B65">
              <w:rPr>
                <w:rFonts w:ascii="Arial" w:eastAsia="Arial Unicode MS" w:hAnsi="Arial" w:cs="Arial"/>
                <w:color w:val="00B050"/>
              </w:rPr>
              <w:t xml:space="preserve"> and salary management</w:t>
            </w:r>
            <w:r w:rsidRPr="00321B65">
              <w:rPr>
                <w:rFonts w:ascii="Arial" w:eastAsia="Arial Unicode MS" w:hAnsi="Arial" w:cs="Arial"/>
                <w:color w:val="00B050"/>
              </w:rPr>
              <w:t xml:space="preserve"> needs in the future.</w:t>
            </w:r>
          </w:p>
        </w:tc>
      </w:tr>
      <w:tr w:rsidR="008F5184" w:rsidRPr="00054113" w14:paraId="10133E68" w14:textId="77777777" w:rsidTr="627D5119">
        <w:tc>
          <w:tcPr>
            <w:cnfStyle w:val="001000000000" w:firstRow="0" w:lastRow="0" w:firstColumn="1" w:lastColumn="0" w:oddVBand="0" w:evenVBand="0" w:oddHBand="0" w:evenHBand="0" w:firstRowFirstColumn="0" w:firstRowLastColumn="0" w:lastRowFirstColumn="0" w:lastRowLastColumn="0"/>
            <w:tcW w:w="1621" w:type="pct"/>
          </w:tcPr>
          <w:p w14:paraId="4E2B99D5" w14:textId="77777777" w:rsidR="008F5184" w:rsidRPr="00321B65" w:rsidRDefault="008F5184" w:rsidP="00D22322">
            <w:pPr>
              <w:pStyle w:val="TableText"/>
              <w:ind w:left="0"/>
              <w:rPr>
                <w:rFonts w:ascii="Arial" w:hAnsi="Arial" w:cs="Arial"/>
              </w:rPr>
            </w:pPr>
            <w:r w:rsidRPr="00321B65">
              <w:rPr>
                <w:rFonts w:ascii="Arial" w:hAnsi="Arial" w:cs="Arial"/>
              </w:rPr>
              <w:t>Expected Volume increase during next periods</w:t>
            </w:r>
          </w:p>
        </w:tc>
        <w:tc>
          <w:tcPr>
            <w:tcW w:w="3379" w:type="pct"/>
          </w:tcPr>
          <w:p w14:paraId="5709050A" w14:textId="750D8249" w:rsidR="008F5184" w:rsidRPr="00321B65" w:rsidRDefault="007D5542"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rPr>
            </w:pPr>
            <w:r w:rsidRPr="00321B65">
              <w:rPr>
                <w:rFonts w:ascii="Arial" w:eastAsia="Arial Unicode MS" w:hAnsi="Arial" w:cs="Arial"/>
                <w:i/>
                <w:iCs/>
              </w:rPr>
              <w:t>No material increase but there are peaks due to re-organization (for example).</w:t>
            </w:r>
          </w:p>
        </w:tc>
      </w:tr>
      <w:tr w:rsidR="008F5184" w:rsidRPr="00054113" w14:paraId="3167ADE1"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pct"/>
          </w:tcPr>
          <w:p w14:paraId="4D4DD33A" w14:textId="77777777" w:rsidR="008F5184" w:rsidRPr="00321B65" w:rsidRDefault="008F5184" w:rsidP="00D22322">
            <w:pPr>
              <w:pStyle w:val="TableText"/>
              <w:ind w:left="0"/>
              <w:rPr>
                <w:rFonts w:ascii="Arial" w:hAnsi="Arial" w:cs="Arial"/>
              </w:rPr>
            </w:pPr>
            <w:r w:rsidRPr="00321B65">
              <w:rPr>
                <w:rFonts w:ascii="Arial" w:hAnsi="Arial" w:cs="Arial"/>
              </w:rPr>
              <w:t>Input Data Description</w:t>
            </w:r>
          </w:p>
        </w:tc>
        <w:tc>
          <w:tcPr>
            <w:tcW w:w="3379" w:type="pct"/>
          </w:tcPr>
          <w:p w14:paraId="3DAD41CB" w14:textId="77777777" w:rsidR="008F5184" w:rsidRPr="00321B65" w:rsidRDefault="008F5184" w:rsidP="00D2232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szCs w:val="20"/>
              </w:rPr>
            </w:pPr>
            <w:r w:rsidRPr="00321B65">
              <w:rPr>
                <w:rFonts w:ascii="Arial" w:eastAsia="Arial Unicode MS" w:hAnsi="Arial" w:cs="Arial"/>
                <w:i/>
                <w:iCs/>
                <w:szCs w:val="20"/>
              </w:rPr>
              <w:t>Indicate if AS IS and TO BE inputs are different.</w:t>
            </w:r>
          </w:p>
          <w:p w14:paraId="3AC1EDE6" w14:textId="77777777" w:rsidR="008F5184" w:rsidRPr="00321B65" w:rsidRDefault="008F5184" w:rsidP="00D22322">
            <w:pPr>
              <w:pStyle w:val="TableText"/>
              <w:ind w:left="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i/>
                <w:iCs/>
                <w:szCs w:val="20"/>
              </w:rPr>
            </w:pPr>
            <w:r w:rsidRPr="00321B65">
              <w:rPr>
                <w:rFonts w:ascii="Arial" w:eastAsia="Arial Unicode MS" w:hAnsi="Arial" w:cs="Arial"/>
                <w:b/>
                <w:bCs/>
                <w:i/>
                <w:iCs/>
                <w:szCs w:val="20"/>
              </w:rPr>
              <w:t>E.g.,</w:t>
            </w:r>
          </w:p>
          <w:p w14:paraId="30A12726" w14:textId="4BC2D7C2" w:rsidR="008F5184" w:rsidRPr="00321B65" w:rsidRDefault="007D5542" w:rsidP="00FF074F">
            <w:pPr>
              <w:pStyle w:val="TableText"/>
              <w:numPr>
                <w:ilvl w:val="0"/>
                <w:numId w:val="22"/>
              </w:numPr>
              <w:spacing w:before="60" w:after="60" w:line="240" w:lineRule="auto"/>
              <w:cnfStyle w:val="000000100000" w:firstRow="0" w:lastRow="0" w:firstColumn="0" w:lastColumn="0" w:oddVBand="0" w:evenVBand="0" w:oddHBand="1"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i/>
                <w:iCs/>
                <w:szCs w:val="20"/>
              </w:rPr>
              <w:t>JV entry</w:t>
            </w:r>
          </w:p>
        </w:tc>
      </w:tr>
      <w:tr w:rsidR="008F5184" w:rsidRPr="00054113" w14:paraId="36EAA3B5" w14:textId="77777777" w:rsidTr="627D5119">
        <w:tc>
          <w:tcPr>
            <w:cnfStyle w:val="001000000000" w:firstRow="0" w:lastRow="0" w:firstColumn="1" w:lastColumn="0" w:oddVBand="0" w:evenVBand="0" w:oddHBand="0" w:evenHBand="0" w:firstRowFirstColumn="0" w:firstRowLastColumn="0" w:lastRowFirstColumn="0" w:lastRowLastColumn="0"/>
            <w:tcW w:w="1621" w:type="pct"/>
          </w:tcPr>
          <w:p w14:paraId="718658BE" w14:textId="77777777" w:rsidR="008F5184" w:rsidRPr="00321B65" w:rsidRDefault="008F5184" w:rsidP="00D22322">
            <w:pPr>
              <w:pStyle w:val="TableText"/>
              <w:ind w:left="0"/>
              <w:rPr>
                <w:rFonts w:ascii="Arial" w:hAnsi="Arial" w:cs="Arial"/>
              </w:rPr>
            </w:pPr>
            <w:r w:rsidRPr="00321B65">
              <w:rPr>
                <w:rFonts w:ascii="Arial" w:hAnsi="Arial" w:cs="Arial"/>
              </w:rPr>
              <w:t>Output Data description</w:t>
            </w:r>
          </w:p>
        </w:tc>
        <w:tc>
          <w:tcPr>
            <w:tcW w:w="3379" w:type="pct"/>
          </w:tcPr>
          <w:p w14:paraId="4A076037" w14:textId="77777777" w:rsidR="008F5184" w:rsidRPr="00321B65" w:rsidRDefault="008F5184" w:rsidP="00D22322">
            <w:pPr>
              <w:pStyle w:val="TableText"/>
              <w:ind w:left="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rPr>
            </w:pPr>
            <w:r w:rsidRPr="00321B65">
              <w:rPr>
                <w:rFonts w:ascii="Arial" w:eastAsia="Arial Unicode MS" w:hAnsi="Arial" w:cs="Arial"/>
                <w:b/>
                <w:bCs/>
                <w:i/>
                <w:iCs/>
              </w:rPr>
              <w:t>E.g</w:t>
            </w:r>
            <w:r w:rsidRPr="00321B65">
              <w:rPr>
                <w:rFonts w:ascii="Arial" w:eastAsia="Arial Unicode MS" w:hAnsi="Arial" w:cs="Arial"/>
                <w:i/>
                <w:iCs/>
              </w:rPr>
              <w:t xml:space="preserve">., </w:t>
            </w:r>
          </w:p>
          <w:p w14:paraId="18030D1A" w14:textId="1D62B3B2" w:rsidR="008F5184" w:rsidRPr="00321B65" w:rsidRDefault="007D5542" w:rsidP="00FF074F">
            <w:pPr>
              <w:pStyle w:val="TableText"/>
              <w:numPr>
                <w:ilvl w:val="0"/>
                <w:numId w:val="22"/>
              </w:numPr>
              <w:spacing w:before="60" w:after="60" w:line="240" w:lineRule="auto"/>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szCs w:val="20"/>
              </w:rPr>
            </w:pPr>
            <w:r w:rsidRPr="00321B65">
              <w:rPr>
                <w:rFonts w:ascii="Arial" w:eastAsia="Arial Unicode MS" w:hAnsi="Arial" w:cs="Arial"/>
                <w:i/>
                <w:iCs/>
                <w:szCs w:val="20"/>
              </w:rPr>
              <w:t>Files (</w:t>
            </w:r>
            <w:r w:rsidR="00B8010C" w:rsidRPr="00321B65">
              <w:rPr>
                <w:rFonts w:ascii="Arial" w:eastAsia="Arial Unicode MS" w:hAnsi="Arial" w:cs="Arial"/>
                <w:i/>
                <w:iCs/>
                <w:szCs w:val="20"/>
              </w:rPr>
              <w:t>success posting and failure posting)</w:t>
            </w:r>
          </w:p>
          <w:p w14:paraId="481A603B" w14:textId="7444DFF6" w:rsidR="008F5184" w:rsidRPr="00321B65" w:rsidRDefault="00B8010C" w:rsidP="00FF074F">
            <w:pPr>
              <w:pStyle w:val="TableText"/>
              <w:numPr>
                <w:ilvl w:val="0"/>
                <w:numId w:val="22"/>
              </w:numPr>
              <w:spacing w:before="60" w:after="60" w:line="240" w:lineRule="auto"/>
              <w:cnfStyle w:val="000000000000" w:firstRow="0" w:lastRow="0" w:firstColumn="0" w:lastColumn="0" w:oddVBand="0" w:evenVBand="0" w:oddHBand="0" w:evenHBand="0" w:firstRowFirstColumn="0" w:firstRowLastColumn="0" w:lastRowFirstColumn="0" w:lastRowLastColumn="0"/>
              <w:rPr>
                <w:rFonts w:ascii="Arial" w:eastAsia="Arial Unicode MS" w:hAnsi="Arial" w:cs="Arial"/>
                <w:i/>
                <w:iCs/>
                <w:szCs w:val="20"/>
              </w:rPr>
            </w:pPr>
            <w:r w:rsidRPr="00321B65">
              <w:rPr>
                <w:rFonts w:ascii="Arial" w:eastAsia="Arial Unicode MS" w:hAnsi="Arial" w:cs="Arial"/>
                <w:i/>
                <w:iCs/>
                <w:color w:val="00B050"/>
                <w:szCs w:val="20"/>
              </w:rPr>
              <w:t xml:space="preserve">In the future may want to have an </w:t>
            </w:r>
            <w:r w:rsidR="008F5184" w:rsidRPr="00321B65">
              <w:rPr>
                <w:rFonts w:ascii="Arial" w:eastAsia="Arial Unicode MS" w:hAnsi="Arial" w:cs="Arial"/>
                <w:i/>
                <w:iCs/>
                <w:color w:val="00B050"/>
                <w:szCs w:val="20"/>
              </w:rPr>
              <w:t xml:space="preserve">Email </w:t>
            </w:r>
            <w:r w:rsidRPr="00321B65">
              <w:rPr>
                <w:rFonts w:ascii="Arial" w:eastAsia="Arial Unicode MS" w:hAnsi="Arial" w:cs="Arial"/>
                <w:i/>
                <w:iCs/>
                <w:color w:val="00B050"/>
                <w:szCs w:val="20"/>
              </w:rPr>
              <w:t xml:space="preserve">stating success/failure of JV </w:t>
            </w:r>
            <w:r w:rsidR="008F5184" w:rsidRPr="00321B65">
              <w:rPr>
                <w:rFonts w:ascii="Arial" w:eastAsia="Arial Unicode MS" w:hAnsi="Arial" w:cs="Arial"/>
                <w:i/>
                <w:iCs/>
                <w:color w:val="00B050"/>
                <w:szCs w:val="20"/>
              </w:rPr>
              <w:t xml:space="preserve">(*New </w:t>
            </w:r>
            <w:r w:rsidRPr="00321B65">
              <w:rPr>
                <w:rFonts w:ascii="Arial" w:eastAsia="Arial Unicode MS" w:hAnsi="Arial" w:cs="Arial"/>
                <w:i/>
                <w:iCs/>
                <w:color w:val="00B050"/>
                <w:szCs w:val="20"/>
              </w:rPr>
              <w:t>)</w:t>
            </w:r>
            <w:r w:rsidR="009569DB" w:rsidRPr="00321B65">
              <w:rPr>
                <w:rFonts w:ascii="Arial" w:eastAsia="Arial Unicode MS" w:hAnsi="Arial" w:cs="Arial"/>
                <w:i/>
                <w:iCs/>
                <w:color w:val="00B050"/>
                <w:szCs w:val="20"/>
              </w:rPr>
              <w:t xml:space="preserve"> – SAP autogenerated </w:t>
            </w:r>
            <w:r w:rsidR="00402EF2" w:rsidRPr="00321B65">
              <w:rPr>
                <w:rFonts w:ascii="Arial" w:eastAsia="Arial Unicode MS" w:hAnsi="Arial" w:cs="Arial"/>
                <w:i/>
                <w:iCs/>
                <w:color w:val="00B050"/>
                <w:szCs w:val="20"/>
              </w:rPr>
              <w:t>email to program based on workflow</w:t>
            </w:r>
            <w:r w:rsidR="002714EB" w:rsidRPr="00321B65">
              <w:rPr>
                <w:rFonts w:ascii="Arial" w:eastAsia="Arial Unicode MS" w:hAnsi="Arial" w:cs="Arial"/>
                <w:i/>
                <w:iCs/>
                <w:color w:val="00B050"/>
                <w:szCs w:val="20"/>
              </w:rPr>
              <w:t xml:space="preserve"> and signature card – To come</w:t>
            </w:r>
          </w:p>
        </w:tc>
      </w:tr>
    </w:tbl>
    <w:p w14:paraId="6E395302" w14:textId="77777777" w:rsidR="008F5184" w:rsidRPr="00321B65" w:rsidRDefault="008F5184" w:rsidP="002433AC">
      <w:pPr>
        <w:rPr>
          <w:rFonts w:ascii="Arial" w:hAnsi="Arial" w:cs="Arial"/>
        </w:rPr>
      </w:pPr>
    </w:p>
    <w:p w14:paraId="3064B21A" w14:textId="3CDC3502" w:rsidR="00B54293" w:rsidRPr="00321B65" w:rsidRDefault="009C32AA"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25" w:name="_Toc161735800"/>
      <w:r w:rsidRPr="00321B65">
        <w:rPr>
          <w:rFonts w:ascii="Arial" w:eastAsia="Times New Roman" w:hAnsi="Arial" w:cs="Arial"/>
          <w:color w:val="auto"/>
          <w:sz w:val="48"/>
          <w:szCs w:val="48"/>
          <w:lang w:val="en-CA"/>
        </w:rPr>
        <w:lastRenderedPageBreak/>
        <w:t xml:space="preserve">High Level </w:t>
      </w:r>
      <w:r w:rsidR="008E40BD" w:rsidRPr="00321B65">
        <w:rPr>
          <w:rFonts w:ascii="Arial" w:eastAsia="Times New Roman" w:hAnsi="Arial" w:cs="Arial"/>
          <w:color w:val="auto"/>
          <w:sz w:val="48"/>
          <w:szCs w:val="48"/>
          <w:lang w:val="en-CA"/>
        </w:rPr>
        <w:t xml:space="preserve">– Automated </w:t>
      </w:r>
      <w:r w:rsidR="00A52BA2" w:rsidRPr="00321B65">
        <w:rPr>
          <w:rFonts w:ascii="Arial" w:eastAsia="Times New Roman" w:hAnsi="Arial" w:cs="Arial"/>
          <w:color w:val="auto"/>
          <w:sz w:val="48"/>
          <w:szCs w:val="48"/>
          <w:lang w:val="en-CA"/>
        </w:rPr>
        <w:t>Process Map</w:t>
      </w:r>
      <w:bookmarkEnd w:id="225"/>
    </w:p>
    <w:p w14:paraId="22114BFD" w14:textId="77777777" w:rsidR="00B54293" w:rsidRPr="00321B65" w:rsidRDefault="00B54293" w:rsidP="00B54293">
      <w:pPr>
        <w:rPr>
          <w:rFonts w:ascii="Arial" w:hAnsi="Arial" w:cs="Arial"/>
        </w:rPr>
      </w:pPr>
      <w:r w:rsidRPr="00321B65">
        <w:rPr>
          <w:rFonts w:ascii="Arial" w:hAnsi="Arial" w:cs="Arial"/>
        </w:rPr>
        <w:t>The information provided below is for the AS IS process unless otherwise indicated to be specifically for the automation / TO BE process.</w:t>
      </w:r>
    </w:p>
    <w:p w14:paraId="2268E35E" w14:textId="77777777" w:rsidR="00DB40A3" w:rsidRPr="00321B65" w:rsidRDefault="00DB40A3" w:rsidP="00BF0BB9">
      <w:pPr>
        <w:ind w:left="0"/>
        <w:rPr>
          <w:rFonts w:ascii="Arial" w:hAnsi="Arial" w:cs="Arial"/>
        </w:rPr>
      </w:pPr>
    </w:p>
    <w:p w14:paraId="6E43F067" w14:textId="77777777" w:rsidR="00DB40A3" w:rsidRPr="00321B65" w:rsidRDefault="00DB40A3" w:rsidP="00DB40A3">
      <w:pPr>
        <w:rPr>
          <w:rFonts w:ascii="Arial" w:hAnsi="Arial" w:cs="Arial"/>
        </w:rPr>
      </w:pPr>
    </w:p>
    <w:p w14:paraId="4C48BBE0" w14:textId="045A1818" w:rsidR="00992700" w:rsidRPr="00321B65" w:rsidRDefault="00C86460" w:rsidP="00992700">
      <w:pPr>
        <w:pStyle w:val="Heading1"/>
        <w:numPr>
          <w:ilvl w:val="0"/>
          <w:numId w:val="10"/>
        </w:numPr>
        <w:rPr>
          <w:rFonts w:ascii="Arial" w:hAnsi="Arial"/>
        </w:rPr>
      </w:pPr>
      <w:bookmarkStart w:id="226" w:name="_Toc161735801"/>
      <w:r w:rsidRPr="00321B65">
        <w:rPr>
          <w:rFonts w:ascii="Arial" w:hAnsi="Arial"/>
        </w:rPr>
        <w:t>As Is Process Description</w:t>
      </w:r>
      <w:bookmarkEnd w:id="226"/>
    </w:p>
    <w:p w14:paraId="5E6BE7C1" w14:textId="77777777" w:rsidR="00CD4A99" w:rsidRPr="00321B65" w:rsidRDefault="00CD4A99" w:rsidP="00CD4A99">
      <w:pPr>
        <w:ind w:left="360"/>
        <w:rPr>
          <w:rFonts w:ascii="Arial" w:eastAsia="Arial Unicode MS" w:hAnsi="Arial" w:cs="Arial"/>
        </w:rPr>
      </w:pPr>
      <w:r w:rsidRPr="00321B65">
        <w:rPr>
          <w:rFonts w:ascii="Arial" w:eastAsia="Arial Unicode MS" w:hAnsi="Arial" w:cs="Arial"/>
        </w:rPr>
        <w:t>In this section the Business Analyst will document the AS IS process. This section will serve as the starting point for the automation effort.</w:t>
      </w:r>
    </w:p>
    <w:p w14:paraId="2483C16C" w14:textId="48540BC5" w:rsidR="00CA19E4" w:rsidRPr="00321B65" w:rsidRDefault="00321299"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27" w:name="_Toc161735802"/>
      <w:r w:rsidRPr="00321B65">
        <w:rPr>
          <w:rFonts w:ascii="Arial" w:eastAsia="Times New Roman" w:hAnsi="Arial" w:cs="Arial"/>
          <w:color w:val="auto"/>
          <w:sz w:val="48"/>
          <w:szCs w:val="48"/>
          <w:lang w:val="en-CA"/>
        </w:rPr>
        <w:t>AS IS Process Map</w:t>
      </w:r>
      <w:bookmarkEnd w:id="227"/>
    </w:p>
    <w:p w14:paraId="4A92B033" w14:textId="21E5C856" w:rsidR="00E33AC6" w:rsidRPr="00321B65" w:rsidRDefault="001048BD" w:rsidP="376E9050">
      <w:pPr>
        <w:pStyle w:val="Heading2"/>
        <w:keepLines w:val="0"/>
        <w:numPr>
          <w:ilvl w:val="2"/>
          <w:numId w:val="10"/>
        </w:numPr>
        <w:spacing w:before="480" w:after="240" w:line="240" w:lineRule="auto"/>
        <w:rPr>
          <w:rFonts w:ascii="Arial" w:eastAsia="Times New Roman" w:hAnsi="Arial" w:cs="Arial"/>
          <w:color w:val="auto"/>
          <w:sz w:val="40"/>
          <w:szCs w:val="40"/>
          <w:lang w:val="en-CA"/>
        </w:rPr>
      </w:pPr>
      <w:bookmarkStart w:id="228" w:name="_Toc161735803"/>
      <w:r w:rsidRPr="00321B65">
        <w:rPr>
          <w:rFonts w:ascii="Arial" w:eastAsia="Times New Roman" w:hAnsi="Arial" w:cs="Arial"/>
          <w:color w:val="auto"/>
          <w:sz w:val="40"/>
          <w:szCs w:val="40"/>
          <w:lang w:val="en-CA"/>
        </w:rPr>
        <w:t>High Level Process Map</w:t>
      </w:r>
      <w:bookmarkEnd w:id="228"/>
    </w:p>
    <w:p w14:paraId="2EAC6EFA" w14:textId="77777777" w:rsidR="00AD2C12" w:rsidRPr="00321B65" w:rsidRDefault="00AD2C12" w:rsidP="00FC3330">
      <w:pPr>
        <w:ind w:left="993"/>
        <w:rPr>
          <w:rFonts w:ascii="Arial" w:hAnsi="Arial" w:cs="Arial"/>
        </w:rPr>
      </w:pPr>
      <w:r w:rsidRPr="00321B65">
        <w:rPr>
          <w:rFonts w:ascii="Arial" w:hAnsi="Arial" w:cs="Arial"/>
        </w:rPr>
        <w:t>This section is useful for the Business Analyst in presentations and discussions with management to underline areas of weakness, inefficiency or to demonstrate which steps could be in scope for automation.</w:t>
      </w:r>
    </w:p>
    <w:p w14:paraId="5E3886BF" w14:textId="3364D80F" w:rsidR="00FC3330" w:rsidRPr="00054113" w:rsidRDefault="006E0A7D" w:rsidP="42891581">
      <w:pPr>
        <w:ind w:left="993"/>
        <w:jc w:val="both"/>
        <w:rPr>
          <w:rFonts w:ascii="Arial" w:hAnsi="Arial" w:cs="Arial"/>
        </w:rPr>
      </w:pPr>
      <w:commentRangeStart w:id="229"/>
      <w:commentRangeStart w:id="230"/>
      <w:commentRangeEnd w:id="229"/>
      <w:r w:rsidRPr="00054113">
        <w:rPr>
          <w:rStyle w:val="CommentReference"/>
          <w:rFonts w:ascii="Arial" w:hAnsi="Arial" w:cs="Arial"/>
        </w:rPr>
        <w:lastRenderedPageBreak/>
        <w:commentReference w:id="229"/>
      </w:r>
      <w:commentRangeEnd w:id="230"/>
      <w:r w:rsidR="00B8085C">
        <w:rPr>
          <w:rStyle w:val="CommentReference"/>
        </w:rPr>
        <w:commentReference w:id="230"/>
      </w:r>
      <w:ins w:id="231" w:author="Somarouthu, Bhargava (HC/SC)" w:date="2024-03-19T09:56:00Z">
        <w:r w:rsidR="00386456" w:rsidRPr="00386456">
          <w:rPr>
            <w:noProof/>
          </w:rPr>
          <w:t xml:space="preserve"> </w:t>
        </w:r>
        <w:r w:rsidR="00386456">
          <w:rPr>
            <w:noProof/>
          </w:rPr>
          <w:drawing>
            <wp:inline distT="0" distB="0" distL="0" distR="0" wp14:anchorId="76B46828" wp14:editId="03E5DCEC">
              <wp:extent cx="5943600" cy="3719830"/>
              <wp:effectExtent l="76200" t="76200" r="133350" b="128270"/>
              <wp:docPr id="241810239" name="Picture 1" descr="A grid of black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10239" name="Picture 1" descr="A grid of black rectangles with white text&#10;&#10;Description automatically generated"/>
                      <pic:cNvPicPr/>
                    </pic:nvPicPr>
                    <pic:blipFill>
                      <a:blip r:embed="rId19"/>
                      <a:stretch>
                        <a:fillRect/>
                      </a:stretch>
                    </pic:blipFill>
                    <pic:spPr>
                      <a:xfrm>
                        <a:off x="0" y="0"/>
                        <a:ext cx="5943600" cy="371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36DDA537" w14:textId="1FE22175" w:rsidR="00FC3330" w:rsidRPr="00321B65" w:rsidRDefault="0063670B" w:rsidP="627D5119">
      <w:pPr>
        <w:rPr>
          <w:rFonts w:ascii="Arial" w:hAnsi="Arial" w:cs="Arial"/>
          <w:i/>
          <w:iCs/>
        </w:rPr>
      </w:pPr>
      <w:r w:rsidRPr="00054113">
        <w:rPr>
          <w:rFonts w:ascii="Arial" w:hAnsi="Arial" w:cs="Arial"/>
        </w:rPr>
        <w:br/>
      </w:r>
    </w:p>
    <w:p w14:paraId="3B1A3B63" w14:textId="77777777" w:rsidR="001048BD" w:rsidRPr="00321B65" w:rsidRDefault="001048BD" w:rsidP="001048BD">
      <w:pPr>
        <w:rPr>
          <w:rFonts w:ascii="Arial" w:hAnsi="Arial" w:cs="Arial"/>
          <w:lang w:val="en-CA"/>
        </w:rPr>
      </w:pPr>
    </w:p>
    <w:p w14:paraId="7A9D12CD" w14:textId="76E73EC7" w:rsidR="0021233C" w:rsidRPr="00321B65" w:rsidRDefault="0021233C">
      <w:pPr>
        <w:spacing w:before="0" w:after="160" w:line="259" w:lineRule="auto"/>
        <w:ind w:left="0"/>
        <w:rPr>
          <w:rFonts w:ascii="Arial" w:hAnsi="Arial" w:cs="Arial"/>
          <w:lang w:val="en-CA"/>
        </w:rPr>
      </w:pPr>
      <w:r w:rsidRPr="00321B65">
        <w:rPr>
          <w:rFonts w:ascii="Arial" w:hAnsi="Arial" w:cs="Arial"/>
          <w:lang w:val="en-CA"/>
        </w:rPr>
        <w:br w:type="page"/>
      </w:r>
    </w:p>
    <w:p w14:paraId="2769FD57" w14:textId="6980CED8" w:rsidR="0021233C" w:rsidRPr="00321B65" w:rsidRDefault="00B94B14" w:rsidP="0021233C">
      <w:pPr>
        <w:pStyle w:val="Heading1"/>
        <w:numPr>
          <w:ilvl w:val="0"/>
          <w:numId w:val="10"/>
        </w:numPr>
        <w:rPr>
          <w:rFonts w:ascii="Arial" w:hAnsi="Arial"/>
        </w:rPr>
      </w:pPr>
      <w:bookmarkStart w:id="232" w:name="_Toc161735804"/>
      <w:r w:rsidRPr="00321B65">
        <w:rPr>
          <w:rFonts w:ascii="Arial" w:hAnsi="Arial"/>
        </w:rPr>
        <w:lastRenderedPageBreak/>
        <w:t xml:space="preserve">To Be </w:t>
      </w:r>
      <w:proofErr w:type="spellStart"/>
      <w:r w:rsidRPr="00321B65">
        <w:rPr>
          <w:rFonts w:ascii="Arial" w:hAnsi="Arial"/>
        </w:rPr>
        <w:t>Requirements</w:t>
      </w:r>
      <w:proofErr w:type="spellEnd"/>
      <w:r w:rsidRPr="00321B65">
        <w:rPr>
          <w:rFonts w:ascii="Arial" w:hAnsi="Arial"/>
        </w:rPr>
        <w:t xml:space="preserve"> </w:t>
      </w:r>
      <w:r w:rsidR="003D10E0" w:rsidRPr="00321B65">
        <w:rPr>
          <w:rFonts w:ascii="Arial" w:hAnsi="Arial"/>
        </w:rPr>
        <w:t>&amp; Business Rules</w:t>
      </w:r>
      <w:bookmarkEnd w:id="232"/>
    </w:p>
    <w:p w14:paraId="350D2B0D" w14:textId="77777777" w:rsidR="00706DAB" w:rsidRPr="00321B65" w:rsidRDefault="00706DAB" w:rsidP="00706DAB">
      <w:pPr>
        <w:pStyle w:val="BodyText"/>
        <w:ind w:left="426"/>
        <w:rPr>
          <w:rFonts w:ascii="Arial" w:hAnsi="Arial" w:cs="Arial"/>
          <w:lang w:val="en-CA"/>
        </w:rPr>
      </w:pPr>
      <w:r w:rsidRPr="00321B65">
        <w:rPr>
          <w:rFonts w:ascii="Arial" w:hAnsi="Arial" w:cs="Arial"/>
          <w:lang w:val="en-CA"/>
        </w:rPr>
        <w:t>This section captures the requirements and business rules of the TO BE process. The requirements can be a mix of user, system, and non-functional requirements. Any proposed improvements to the process should be captured as requirements here.</w:t>
      </w:r>
    </w:p>
    <w:p w14:paraId="55394EB7" w14:textId="77777777" w:rsidR="00706DAB" w:rsidRPr="00321B65" w:rsidRDefault="00706DAB" w:rsidP="00706DAB">
      <w:pPr>
        <w:pStyle w:val="BodyText"/>
        <w:ind w:hanging="283"/>
        <w:rPr>
          <w:rFonts w:ascii="Arial" w:hAnsi="Arial" w:cs="Arial"/>
          <w:lang w:val="en-CA"/>
        </w:rPr>
      </w:pPr>
      <w:r w:rsidRPr="00321B65">
        <w:rPr>
          <w:rFonts w:ascii="Arial" w:hAnsi="Arial" w:cs="Arial"/>
          <w:b/>
          <w:bCs/>
          <w:lang w:val="en-CA"/>
        </w:rPr>
        <w:t>Requirements:</w:t>
      </w:r>
      <w:r w:rsidRPr="00321B65">
        <w:rPr>
          <w:rFonts w:ascii="Arial" w:hAnsi="Arial" w:cs="Arial"/>
          <w:lang w:val="en-CA"/>
        </w:rPr>
        <w:t xml:space="preserve"> Statements that tell you something the user or system will (or will not) do.</w:t>
      </w:r>
    </w:p>
    <w:p w14:paraId="128D96C7" w14:textId="77777777" w:rsidR="00706DAB" w:rsidRPr="00321B65" w:rsidRDefault="00706DAB" w:rsidP="00706DAB">
      <w:pPr>
        <w:pStyle w:val="BodyText"/>
        <w:ind w:left="426" w:firstLine="11"/>
        <w:rPr>
          <w:rFonts w:ascii="Arial" w:hAnsi="Arial" w:cs="Arial"/>
          <w:lang w:val="en-CA"/>
        </w:rPr>
      </w:pPr>
      <w:r w:rsidRPr="00321B65">
        <w:rPr>
          <w:rFonts w:ascii="Arial" w:hAnsi="Arial" w:cs="Arial"/>
          <w:b/>
          <w:bCs/>
          <w:lang w:val="en-CA"/>
        </w:rPr>
        <w:t>Business rules:</w:t>
      </w:r>
      <w:r w:rsidRPr="00321B65">
        <w:rPr>
          <w:rFonts w:ascii="Arial" w:hAnsi="Arial" w:cs="Arial"/>
          <w:lang w:val="en-CA"/>
        </w:rPr>
        <w:t xml:space="preserve"> Statements that tell you whether you may or may not do something or that give you the criteria and conditions for making a decision.</w:t>
      </w:r>
    </w:p>
    <w:p w14:paraId="5CDE1108" w14:textId="77777777" w:rsidR="00706DAB" w:rsidRPr="00321B65" w:rsidRDefault="00706DAB" w:rsidP="00706DAB">
      <w:pPr>
        <w:pStyle w:val="BodyText"/>
        <w:ind w:left="426" w:firstLine="11"/>
        <w:rPr>
          <w:rFonts w:ascii="Arial" w:hAnsi="Arial" w:cs="Arial"/>
          <w:lang w:val="en-CA"/>
        </w:rPr>
      </w:pPr>
      <w:r w:rsidRPr="00321B65">
        <w:rPr>
          <w:rFonts w:ascii="Arial" w:hAnsi="Arial" w:cs="Arial"/>
          <w:lang w:val="en-CA"/>
        </w:rPr>
        <w:t>The requirements can be at a higher level but must cover breadth. Requirements will be mapped to business scenarios (features/functionality that will be tested) in the UAT Plan. See UAT Plan template for scenario examples.</w:t>
      </w:r>
    </w:p>
    <w:p w14:paraId="4E403759" w14:textId="77777777" w:rsidR="00706DAB" w:rsidRDefault="00706DAB" w:rsidP="00706DAB">
      <w:pPr>
        <w:pStyle w:val="BodyText"/>
        <w:ind w:left="426" w:firstLine="11"/>
        <w:rPr>
          <w:rFonts w:ascii="Arial" w:hAnsi="Arial" w:cs="Arial"/>
          <w:lang w:val="en-CA"/>
        </w:rPr>
      </w:pPr>
      <w:r w:rsidRPr="00321B65">
        <w:rPr>
          <w:rFonts w:ascii="Arial" w:hAnsi="Arial" w:cs="Arial"/>
          <w:lang w:val="en-CA"/>
        </w:rPr>
        <w:t xml:space="preserve">Also use this section to capture the business rules as they come up when you are eliciting requirements. Business Rules for the most part will be embedded in the Detailed TO BE process map as decisions. </w:t>
      </w:r>
    </w:p>
    <w:tbl>
      <w:tblPr>
        <w:tblW w:w="9344"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9"/>
        <w:gridCol w:w="3838"/>
        <w:gridCol w:w="4467"/>
      </w:tblGrid>
      <w:tr w:rsidR="00DF3B53" w:rsidRPr="005C691B" w14:paraId="511F784B"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hideMark/>
          </w:tcPr>
          <w:p w14:paraId="11EADC5E" w14:textId="77777777" w:rsidR="00DF3B53" w:rsidRPr="005C691B" w:rsidRDefault="00DF3B53" w:rsidP="00EE24D1">
            <w:pPr>
              <w:pStyle w:val="BodyText"/>
              <w:ind w:left="426" w:firstLine="11"/>
              <w:rPr>
                <w:rFonts w:ascii="Arial" w:hAnsi="Arial" w:cs="Arial"/>
                <w:b/>
                <w:bCs/>
                <w:lang w:val="en-CA"/>
              </w:rPr>
            </w:pPr>
            <w:r w:rsidRPr="005C691B">
              <w:rPr>
                <w:rFonts w:ascii="Arial" w:hAnsi="Arial" w:cs="Arial"/>
                <w:b/>
                <w:bCs/>
                <w:lang w:val="en-AU"/>
              </w:rPr>
              <w:t>Step</w:t>
            </w:r>
            <w:r w:rsidRPr="005C691B">
              <w:rPr>
                <w:rFonts w:ascii="Arial" w:hAnsi="Arial" w:cs="Arial"/>
                <w:b/>
                <w:bCs/>
                <w:lang w:val="en-CA"/>
              </w:rPr>
              <w:t> </w:t>
            </w:r>
          </w:p>
        </w:tc>
        <w:tc>
          <w:tcPr>
            <w:tcW w:w="3838" w:type="dxa"/>
            <w:tcBorders>
              <w:top w:val="single" w:sz="6" w:space="0" w:color="000000"/>
              <w:left w:val="single" w:sz="6" w:space="0" w:color="000000"/>
              <w:bottom w:val="single" w:sz="6" w:space="0" w:color="000000"/>
              <w:right w:val="single" w:sz="6" w:space="0" w:color="000000"/>
            </w:tcBorders>
            <w:shd w:val="clear" w:color="auto" w:fill="auto"/>
            <w:hideMark/>
          </w:tcPr>
          <w:p w14:paraId="7A14CDBF" w14:textId="77777777" w:rsidR="00DF3B53" w:rsidRPr="005C691B" w:rsidRDefault="00DF3B53" w:rsidP="00EE24D1">
            <w:pPr>
              <w:pStyle w:val="BodyText"/>
              <w:ind w:left="426" w:firstLine="11"/>
              <w:rPr>
                <w:rFonts w:ascii="Arial" w:hAnsi="Arial" w:cs="Arial"/>
                <w:b/>
                <w:bCs/>
                <w:lang w:val="en-CA"/>
              </w:rPr>
            </w:pPr>
            <w:r w:rsidRPr="005C691B">
              <w:rPr>
                <w:rFonts w:ascii="Arial" w:hAnsi="Arial" w:cs="Arial"/>
                <w:b/>
                <w:bCs/>
                <w:lang w:val="en-AU"/>
              </w:rPr>
              <w:t>Action</w:t>
            </w:r>
            <w:r w:rsidRPr="005C691B">
              <w:rPr>
                <w:rFonts w:ascii="Arial" w:hAnsi="Arial" w:cs="Arial"/>
                <w:b/>
                <w:bCs/>
                <w:lang w:val="en-CA"/>
              </w:rPr>
              <w:t> </w:t>
            </w:r>
          </w:p>
        </w:tc>
        <w:tc>
          <w:tcPr>
            <w:tcW w:w="4467" w:type="dxa"/>
            <w:tcBorders>
              <w:top w:val="single" w:sz="6" w:space="0" w:color="000000"/>
              <w:left w:val="single" w:sz="6" w:space="0" w:color="000000"/>
              <w:bottom w:val="single" w:sz="6" w:space="0" w:color="000000"/>
              <w:right w:val="single" w:sz="6" w:space="0" w:color="000000"/>
            </w:tcBorders>
            <w:shd w:val="clear" w:color="auto" w:fill="auto"/>
            <w:hideMark/>
          </w:tcPr>
          <w:p w14:paraId="0B262328" w14:textId="77777777" w:rsidR="00DF3B53" w:rsidRPr="005C691B" w:rsidRDefault="00DF3B53" w:rsidP="00EE24D1">
            <w:pPr>
              <w:pStyle w:val="BodyText"/>
              <w:ind w:left="426" w:firstLine="11"/>
              <w:rPr>
                <w:rFonts w:ascii="Arial" w:hAnsi="Arial" w:cs="Arial"/>
                <w:b/>
                <w:bCs/>
                <w:lang w:val="en-CA"/>
              </w:rPr>
            </w:pPr>
            <w:r w:rsidRPr="005C691B">
              <w:rPr>
                <w:rFonts w:ascii="Arial" w:hAnsi="Arial" w:cs="Arial"/>
                <w:b/>
                <w:bCs/>
                <w:lang w:val="en-AU"/>
              </w:rPr>
              <w:t>Exceptions/Comments/References</w:t>
            </w:r>
            <w:r w:rsidRPr="005C691B">
              <w:rPr>
                <w:rFonts w:ascii="Arial" w:hAnsi="Arial" w:cs="Arial"/>
                <w:b/>
                <w:bCs/>
                <w:lang w:val="en-CA"/>
              </w:rPr>
              <w:t> </w:t>
            </w:r>
          </w:p>
        </w:tc>
      </w:tr>
      <w:tr w:rsidR="00DF3B53" w:rsidRPr="005C691B" w14:paraId="1B66F4C6"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3F56A904" w14:textId="77777777" w:rsidR="00DF3B53" w:rsidRPr="005C691B" w:rsidRDefault="00DF3B53" w:rsidP="00EE24D1">
            <w:pPr>
              <w:pStyle w:val="BodyText"/>
              <w:ind w:left="426" w:firstLine="11"/>
              <w:rPr>
                <w:rFonts w:ascii="Arial" w:hAnsi="Arial" w:cs="Arial"/>
                <w:lang w:val="en-AU"/>
              </w:rPr>
            </w:pPr>
            <w:r w:rsidRPr="005C691B">
              <w:rPr>
                <w:rFonts w:ascii="Arial" w:hAnsi="Arial" w:cs="Arial"/>
                <w:lang w:val="en-AU"/>
              </w:rPr>
              <w:t>1</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A9EDB23" w14:textId="77777777" w:rsidR="00DF3B53" w:rsidRPr="005C691B" w:rsidRDefault="00DF3B53" w:rsidP="00EE24D1">
            <w:pPr>
              <w:pStyle w:val="BodyText"/>
              <w:ind w:left="0"/>
              <w:rPr>
                <w:rFonts w:ascii="Arial" w:hAnsi="Arial" w:cs="Arial"/>
                <w:lang w:val="en-AU"/>
              </w:rPr>
            </w:pPr>
            <w:r w:rsidRPr="005C691B">
              <w:rPr>
                <w:rFonts w:ascii="Arial" w:hAnsi="Arial" w:cs="Arial"/>
                <w:lang w:val="en-AU"/>
              </w:rPr>
              <w:t>Login to SAP</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3B49C201" w14:textId="77777777" w:rsidR="00DF3B53" w:rsidRPr="0024541B" w:rsidRDefault="00DF3B53" w:rsidP="00EE24D1">
            <w:pPr>
              <w:pStyle w:val="BodyText"/>
              <w:ind w:left="0"/>
              <w:rPr>
                <w:rFonts w:ascii="Arial" w:hAnsi="Arial" w:cs="Arial"/>
                <w:b/>
                <w:bCs/>
                <w:lang w:val="en-AU"/>
              </w:rPr>
            </w:pPr>
            <w:r w:rsidRPr="0024541B">
              <w:rPr>
                <w:rFonts w:ascii="Arial" w:hAnsi="Arial" w:cs="Arial"/>
                <w:b/>
                <w:bCs/>
                <w:highlight w:val="yellow"/>
                <w:lang w:val="en-AU"/>
              </w:rPr>
              <w:t>Use Bot Credentials as per the business requirements</w:t>
            </w:r>
          </w:p>
          <w:p w14:paraId="17A4769C" w14:textId="77777777" w:rsidR="00DF3B53" w:rsidRPr="00E90E9D" w:rsidRDefault="00DF3B53" w:rsidP="00EE24D1">
            <w:pPr>
              <w:pStyle w:val="BodyText"/>
              <w:ind w:left="0"/>
              <w:rPr>
                <w:rFonts w:ascii="Arial" w:hAnsi="Arial" w:cs="Arial"/>
                <w:b/>
                <w:bCs/>
                <w:lang w:val="en-AU"/>
              </w:rPr>
            </w:pPr>
            <w:r w:rsidRPr="00E90E9D">
              <w:rPr>
                <w:rFonts w:ascii="Arial" w:hAnsi="Arial" w:cs="Arial"/>
                <w:b/>
                <w:bCs/>
                <w:lang w:val="en-AU"/>
              </w:rPr>
              <w:t>Refer to SCR01</w:t>
            </w:r>
          </w:p>
        </w:tc>
      </w:tr>
      <w:tr w:rsidR="00DF3B53" w:rsidRPr="005C691B" w14:paraId="774D2FE8"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57C908F3" w14:textId="77777777" w:rsidR="00DF3B53" w:rsidRPr="005C691B" w:rsidRDefault="00DF3B53" w:rsidP="00EE24D1">
            <w:pPr>
              <w:pStyle w:val="BodyText"/>
              <w:ind w:left="426" w:firstLine="11"/>
              <w:rPr>
                <w:rFonts w:ascii="Arial" w:hAnsi="Arial" w:cs="Arial"/>
                <w:lang w:val="en-AU"/>
              </w:rPr>
            </w:pPr>
            <w:r w:rsidRPr="005C691B">
              <w:rPr>
                <w:rFonts w:ascii="Arial" w:hAnsi="Arial" w:cs="Arial"/>
                <w:lang w:val="en-AU"/>
              </w:rPr>
              <w:t>2</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566934E2" w14:textId="77777777" w:rsidR="00DF3B53" w:rsidRPr="005C691B" w:rsidRDefault="00DF3B53" w:rsidP="00EE24D1">
            <w:pPr>
              <w:pStyle w:val="BodyText"/>
              <w:ind w:left="0"/>
              <w:rPr>
                <w:rFonts w:ascii="Arial" w:hAnsi="Arial" w:cs="Arial"/>
                <w:lang w:val="en-CA"/>
              </w:rPr>
            </w:pPr>
            <w:r w:rsidRPr="005C691B">
              <w:rPr>
                <w:rFonts w:ascii="Arial" w:hAnsi="Arial" w:cs="Arial"/>
                <w:lang w:val="en-AU"/>
              </w:rPr>
              <w:t>Read all Emails from the “To be Processed”</w:t>
            </w:r>
            <w:r w:rsidRPr="005C691B">
              <w:rPr>
                <w:rFonts w:ascii="Arial" w:hAnsi="Arial" w:cs="Arial"/>
                <w:lang w:val="en-CA"/>
              </w:rPr>
              <w:t> email folder</w:t>
            </w:r>
          </w:p>
          <w:p w14:paraId="1D1E9D71" w14:textId="77777777" w:rsidR="00DF3B53" w:rsidRPr="005C691B" w:rsidRDefault="00DF3B53" w:rsidP="00EE24D1">
            <w:pPr>
              <w:pStyle w:val="BodyText"/>
              <w:ind w:left="426" w:firstLine="11"/>
              <w:rPr>
                <w:rFonts w:ascii="Arial" w:hAnsi="Arial" w:cs="Arial"/>
                <w:lang w:val="en-CA"/>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3A8ABBA3" w14:textId="77777777" w:rsidR="00DF3B53" w:rsidRPr="005C691B" w:rsidRDefault="00DF3B53" w:rsidP="00EE24D1">
            <w:pPr>
              <w:pStyle w:val="BodyText"/>
              <w:rPr>
                <w:rFonts w:ascii="Arial" w:hAnsi="Arial" w:cs="Arial"/>
                <w:lang w:val="en-AU"/>
              </w:rPr>
            </w:pPr>
          </w:p>
        </w:tc>
      </w:tr>
      <w:tr w:rsidR="00DF3B53" w:rsidRPr="005C691B" w14:paraId="4E1D33D3"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6733D35C" w14:textId="77777777" w:rsidR="00DF3B53" w:rsidRPr="005C691B" w:rsidRDefault="00DF3B53" w:rsidP="00EE24D1">
            <w:pPr>
              <w:pStyle w:val="BodyText"/>
              <w:ind w:left="426" w:firstLine="11"/>
              <w:rPr>
                <w:rFonts w:ascii="Arial" w:hAnsi="Arial" w:cs="Arial"/>
                <w:lang w:val="en-AU"/>
              </w:rPr>
            </w:pPr>
            <w:r w:rsidRPr="005C691B">
              <w:rPr>
                <w:rFonts w:ascii="Arial" w:hAnsi="Arial" w:cs="Arial"/>
                <w:lang w:val="en-AU"/>
              </w:rPr>
              <w:t>3</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4A4068D5"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Save the PDF JV attachment, and the email message in a specified folder for further processing.</w:t>
            </w:r>
          </w:p>
          <w:p w14:paraId="24028940" w14:textId="77777777" w:rsidR="00DF3B53" w:rsidRPr="005C691B" w:rsidRDefault="00DF3B53" w:rsidP="00EE24D1">
            <w:pPr>
              <w:pStyle w:val="BodyText"/>
              <w:ind w:left="0"/>
              <w:rPr>
                <w:rFonts w:ascii="Arial" w:hAnsi="Arial" w:cs="Arial"/>
                <w:lang w:val="en-CA"/>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105815E0" w14:textId="77777777" w:rsidR="00DF3B53" w:rsidRPr="005C691B" w:rsidRDefault="00DF3B53" w:rsidP="00EE24D1">
            <w:pPr>
              <w:pStyle w:val="BodyText"/>
              <w:ind w:left="0"/>
              <w:rPr>
                <w:rFonts w:ascii="Arial" w:hAnsi="Arial" w:cs="Arial"/>
                <w:highlight w:val="yellow"/>
                <w:lang w:val="en-CA"/>
              </w:rPr>
            </w:pPr>
            <w:r w:rsidRPr="005C691B">
              <w:rPr>
                <w:rFonts w:ascii="Arial" w:hAnsi="Arial" w:cs="Arial"/>
                <w:lang w:val="en-CA"/>
              </w:rPr>
              <w:t>There is a possibility of multiple attachments in a email, look for the following text in PDF to identify a new JV form</w:t>
            </w:r>
          </w:p>
          <w:p w14:paraId="1E4BD9A4" w14:textId="77777777" w:rsidR="00DF3B53" w:rsidRPr="005C691B" w:rsidRDefault="00DF3B53" w:rsidP="00EE24D1">
            <w:pPr>
              <w:pStyle w:val="BodyText"/>
              <w:ind w:left="0"/>
              <w:rPr>
                <w:rFonts w:ascii="Arial" w:hAnsi="Arial" w:cs="Arial"/>
                <w:lang w:val="fr-CA"/>
              </w:rPr>
            </w:pPr>
            <w:r w:rsidRPr="005C691B">
              <w:rPr>
                <w:rFonts w:ascii="Arial" w:hAnsi="Arial" w:cs="Arial"/>
                <w:lang w:val="fr-CA"/>
              </w:rPr>
              <w:t xml:space="preserve">French JV </w:t>
            </w:r>
            <w:proofErr w:type="spellStart"/>
            <w:r w:rsidRPr="005C691B">
              <w:rPr>
                <w:rFonts w:ascii="Arial" w:hAnsi="Arial" w:cs="Arial"/>
                <w:lang w:val="fr-CA"/>
              </w:rPr>
              <w:t>Form</w:t>
            </w:r>
            <w:proofErr w:type="spellEnd"/>
            <w:r w:rsidRPr="005C691B">
              <w:rPr>
                <w:rFonts w:ascii="Arial" w:hAnsi="Arial" w:cs="Arial"/>
                <w:lang w:val="fr-CA"/>
              </w:rPr>
              <w:t xml:space="preserve"> – </w:t>
            </w:r>
          </w:p>
          <w:p w14:paraId="5EE922F2" w14:textId="77777777" w:rsidR="00DF3B53" w:rsidRPr="005C691B" w:rsidRDefault="00DF3B53" w:rsidP="00DF3B53">
            <w:pPr>
              <w:pStyle w:val="BodyText"/>
              <w:numPr>
                <w:ilvl w:val="0"/>
                <w:numId w:val="42"/>
              </w:numPr>
              <w:spacing w:before="0"/>
              <w:rPr>
                <w:rFonts w:ascii="Arial" w:hAnsi="Arial" w:cs="Arial"/>
                <w:lang w:val="fr-CA"/>
              </w:rPr>
            </w:pPr>
            <w:r w:rsidRPr="005C691B">
              <w:rPr>
                <w:rFonts w:ascii="Arial" w:hAnsi="Arial" w:cs="Arial"/>
                <w:lang w:val="fr-CA"/>
              </w:rPr>
              <w:lastRenderedPageBreak/>
              <w:t>Formulaire de demande de pièce de journal (PJ) - Dix lignes ou moins</w:t>
            </w:r>
          </w:p>
          <w:p w14:paraId="30EE8ADC" w14:textId="77777777" w:rsidR="00DF3B53" w:rsidRPr="005C691B" w:rsidRDefault="00DF3B53" w:rsidP="00DF3B53">
            <w:pPr>
              <w:pStyle w:val="BodyText"/>
              <w:numPr>
                <w:ilvl w:val="0"/>
                <w:numId w:val="42"/>
              </w:numPr>
              <w:spacing w:before="0"/>
              <w:rPr>
                <w:rFonts w:ascii="Arial" w:hAnsi="Arial" w:cs="Arial"/>
                <w:lang w:val="fr-CA"/>
              </w:rPr>
            </w:pPr>
            <w:r w:rsidRPr="005C691B">
              <w:rPr>
                <w:rFonts w:ascii="Arial" w:hAnsi="Arial" w:cs="Arial"/>
                <w:lang w:val="fr-CA"/>
              </w:rPr>
              <w:t>D'autres Ministères RI-AM</w:t>
            </w:r>
          </w:p>
          <w:p w14:paraId="4A51F7CF"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English JV Form</w:t>
            </w:r>
          </w:p>
          <w:p w14:paraId="459C8A87" w14:textId="77777777" w:rsidR="00DF3B53" w:rsidRPr="005C691B" w:rsidRDefault="00DF3B53" w:rsidP="00DF3B53">
            <w:pPr>
              <w:pStyle w:val="BodyText"/>
              <w:numPr>
                <w:ilvl w:val="0"/>
                <w:numId w:val="42"/>
              </w:numPr>
              <w:spacing w:before="0"/>
              <w:rPr>
                <w:rFonts w:ascii="Arial" w:hAnsi="Arial" w:cs="Arial"/>
                <w:lang w:val="en-CA"/>
              </w:rPr>
            </w:pPr>
            <w:r w:rsidRPr="005C691B">
              <w:rPr>
                <w:rFonts w:ascii="Arial" w:hAnsi="Arial" w:cs="Arial"/>
                <w:lang w:val="en-CA"/>
              </w:rPr>
              <w:t>Journal Voucher (JV) Request Form - Ten (10) lines or less</w:t>
            </w:r>
          </w:p>
          <w:p w14:paraId="217B3E14" w14:textId="77777777" w:rsidR="00DF3B53" w:rsidRPr="005C691B" w:rsidRDefault="00DF3B53" w:rsidP="00DF3B53">
            <w:pPr>
              <w:pStyle w:val="BodyText"/>
              <w:numPr>
                <w:ilvl w:val="0"/>
                <w:numId w:val="42"/>
              </w:numPr>
              <w:spacing w:before="0"/>
              <w:rPr>
                <w:rFonts w:ascii="Arial" w:hAnsi="Arial" w:cs="Arial"/>
                <w:lang w:val="fr-CA"/>
              </w:rPr>
            </w:pPr>
            <w:proofErr w:type="spellStart"/>
            <w:r w:rsidRPr="005C691B">
              <w:rPr>
                <w:rFonts w:ascii="Arial" w:hAnsi="Arial" w:cs="Arial"/>
                <w:lang w:val="fr-CA"/>
              </w:rPr>
              <w:t>Other</w:t>
            </w:r>
            <w:proofErr w:type="spellEnd"/>
            <w:r w:rsidRPr="005C691B">
              <w:rPr>
                <w:rFonts w:ascii="Arial" w:hAnsi="Arial" w:cs="Arial"/>
                <w:lang w:val="fr-CA"/>
              </w:rPr>
              <w:t xml:space="preserve"> </w:t>
            </w:r>
            <w:proofErr w:type="spellStart"/>
            <w:r w:rsidRPr="005C691B">
              <w:rPr>
                <w:rFonts w:ascii="Arial" w:hAnsi="Arial" w:cs="Arial"/>
                <w:lang w:val="fr-CA"/>
              </w:rPr>
              <w:t>Government</w:t>
            </w:r>
            <w:proofErr w:type="spellEnd"/>
            <w:r w:rsidRPr="005C691B">
              <w:rPr>
                <w:rFonts w:ascii="Arial" w:hAnsi="Arial" w:cs="Arial"/>
                <w:lang w:val="fr-CA"/>
              </w:rPr>
              <w:t xml:space="preserve"> </w:t>
            </w:r>
            <w:proofErr w:type="spellStart"/>
            <w:r w:rsidRPr="005C691B">
              <w:rPr>
                <w:rFonts w:ascii="Arial" w:hAnsi="Arial" w:cs="Arial"/>
                <w:lang w:val="fr-CA"/>
              </w:rPr>
              <w:t>Department</w:t>
            </w:r>
            <w:proofErr w:type="spellEnd"/>
            <w:r w:rsidRPr="005C691B">
              <w:rPr>
                <w:rFonts w:ascii="Arial" w:hAnsi="Arial" w:cs="Arial"/>
                <w:lang w:val="fr-CA"/>
              </w:rPr>
              <w:t xml:space="preserve"> (OGD)</w:t>
            </w:r>
          </w:p>
          <w:p w14:paraId="1009415D" w14:textId="77777777" w:rsidR="00DF3B53" w:rsidRPr="005C691B" w:rsidRDefault="00DF3B53" w:rsidP="00EE24D1">
            <w:pPr>
              <w:pStyle w:val="BodyText"/>
              <w:ind w:left="0"/>
              <w:rPr>
                <w:rFonts w:ascii="Arial" w:hAnsi="Arial" w:cs="Arial"/>
                <w:b/>
                <w:bCs/>
                <w:lang w:val="en-AU"/>
              </w:rPr>
            </w:pPr>
            <w:r w:rsidRPr="00E90E9D">
              <w:rPr>
                <w:rFonts w:ascii="Arial" w:hAnsi="Arial" w:cs="Arial"/>
                <w:b/>
                <w:bCs/>
                <w:lang w:val="en-CA"/>
              </w:rPr>
              <w:t>Refer to SCR02.1 &amp; SCR02.2</w:t>
            </w:r>
          </w:p>
        </w:tc>
      </w:tr>
      <w:tr w:rsidR="00DF3B53" w:rsidRPr="005C691B" w14:paraId="47029C76"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5159F17B"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lastRenderedPageBreak/>
              <w:t>4</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0291CEA2" w14:textId="77777777" w:rsidR="00DF3B53" w:rsidRPr="005C691B" w:rsidRDefault="00DF3B53" w:rsidP="00EE24D1">
            <w:pPr>
              <w:pStyle w:val="BodyText"/>
              <w:spacing w:before="0"/>
              <w:ind w:left="0"/>
              <w:rPr>
                <w:rFonts w:ascii="Arial" w:hAnsi="Arial" w:cs="Arial"/>
                <w:lang w:val="en-CA"/>
              </w:rPr>
            </w:pPr>
            <w:r w:rsidRPr="005C691B">
              <w:rPr>
                <w:rFonts w:ascii="Arial" w:hAnsi="Arial" w:cs="Arial"/>
                <w:lang w:val="en-CA"/>
              </w:rPr>
              <w:t>Check if the doc type is SI</w:t>
            </w:r>
          </w:p>
          <w:p w14:paraId="2EB0D340" w14:textId="77777777" w:rsidR="00DF3B53" w:rsidRPr="00E90E9D" w:rsidRDefault="00DF3B53" w:rsidP="00EE24D1">
            <w:pPr>
              <w:pStyle w:val="ListParagraph"/>
              <w:tabs>
                <w:tab w:val="left" w:pos="0"/>
                <w:tab w:val="left" w:pos="1440"/>
              </w:tabs>
              <w:spacing w:before="77" w:after="160" w:line="257" w:lineRule="auto"/>
              <w:ind w:left="360"/>
              <w:textAlignment w:val="baseline"/>
              <w:rPr>
                <w:rFonts w:ascii="Arial" w:hAnsi="Arial" w:cs="Arial"/>
              </w:rPr>
            </w:pPr>
            <w:r w:rsidRPr="005C691B">
              <w:rPr>
                <w:rFonts w:ascii="Arial" w:hAnsi="Arial" w:cs="Arial"/>
              </w:rPr>
              <w:t xml:space="preserve">IF </w:t>
            </w:r>
          </w:p>
          <w:p w14:paraId="50A51325" w14:textId="77777777" w:rsidR="00DF3B53" w:rsidRPr="00FB2ABD" w:rsidRDefault="00DF3B53" w:rsidP="00EE24D1">
            <w:pPr>
              <w:pStyle w:val="ListParagraph"/>
              <w:tabs>
                <w:tab w:val="left" w:pos="0"/>
                <w:tab w:val="left" w:pos="1440"/>
              </w:tabs>
              <w:spacing w:before="77" w:after="160" w:line="257" w:lineRule="auto"/>
              <w:ind w:left="360"/>
              <w:textAlignment w:val="baseline"/>
              <w:rPr>
                <w:rFonts w:ascii="Arial" w:hAnsi="Arial" w:cs="Arial"/>
              </w:rPr>
            </w:pPr>
            <w:r w:rsidRPr="005C691B">
              <w:rPr>
                <w:rFonts w:ascii="Arial" w:hAnsi="Arial" w:cs="Arial"/>
              </w:rPr>
              <w:t xml:space="preserve">Other </w:t>
            </w:r>
            <w:r w:rsidRPr="00CE0248">
              <w:rPr>
                <w:rFonts w:ascii="Arial" w:hAnsi="Arial" w:cs="Arial"/>
                <w:b/>
                <w:bCs/>
              </w:rPr>
              <w:t>Government Department (OGD) /</w:t>
            </w:r>
            <w:proofErr w:type="spellStart"/>
            <w:r w:rsidRPr="00CE0248">
              <w:rPr>
                <w:rFonts w:ascii="Arial" w:hAnsi="Arial" w:cs="Arial"/>
                <w:b/>
                <w:bCs/>
              </w:rPr>
              <w:t>D'autres</w:t>
            </w:r>
            <w:proofErr w:type="spellEnd"/>
            <w:r w:rsidRPr="00CE0248">
              <w:rPr>
                <w:rFonts w:ascii="Arial" w:hAnsi="Arial" w:cs="Arial"/>
                <w:b/>
                <w:bCs/>
              </w:rPr>
              <w:t xml:space="preserve"> </w:t>
            </w:r>
            <w:proofErr w:type="spellStart"/>
            <w:r w:rsidRPr="00CE0248">
              <w:rPr>
                <w:rFonts w:ascii="Arial" w:hAnsi="Arial" w:cs="Arial"/>
                <w:b/>
                <w:bCs/>
              </w:rPr>
              <w:t>Ministères</w:t>
            </w:r>
            <w:proofErr w:type="spellEnd"/>
            <w:r w:rsidRPr="00CE0248">
              <w:rPr>
                <w:rFonts w:ascii="Arial" w:hAnsi="Arial" w:cs="Arial"/>
                <w:b/>
                <w:bCs/>
              </w:rPr>
              <w:t xml:space="preserve"> RI-AM</w:t>
            </w:r>
            <w:r w:rsidRPr="002A10EB">
              <w:rPr>
                <w:rFonts w:ascii="Arial" w:hAnsi="Arial" w:cs="Arial"/>
              </w:rPr>
              <w:t xml:space="preserve"> in FR form check box is selected</w:t>
            </w:r>
            <w:r>
              <w:rPr>
                <w:rFonts w:ascii="Arial" w:hAnsi="Arial" w:cs="Arial"/>
              </w:rPr>
              <w:t xml:space="preserve"> then </w:t>
            </w:r>
            <w:r w:rsidRPr="00FB2ABD">
              <w:rPr>
                <w:rFonts w:ascii="Arial" w:hAnsi="Arial" w:cs="Arial"/>
              </w:rPr>
              <w:t>the transaction type is SI doc type</w:t>
            </w:r>
          </w:p>
          <w:p w14:paraId="67DC5B90" w14:textId="77777777" w:rsidR="00DF3B53" w:rsidRPr="00FB2ABD" w:rsidRDefault="00DF3B53" w:rsidP="00EE24D1">
            <w:pPr>
              <w:pStyle w:val="BodyText"/>
              <w:ind w:left="0"/>
              <w:rPr>
                <w:rFonts w:ascii="Arial" w:hAnsi="Arial" w:cs="Arial"/>
                <w:b/>
                <w:bCs/>
              </w:rPr>
            </w:pPr>
            <w:r w:rsidRPr="00FB2ABD">
              <w:rPr>
                <w:rFonts w:ascii="Arial" w:hAnsi="Arial" w:cs="Arial"/>
                <w:b/>
                <w:bCs/>
              </w:rPr>
              <w:t xml:space="preserve">NOTE: Trading Partner/Code AM </w:t>
            </w:r>
            <w:r w:rsidRPr="00EF0333">
              <w:rPr>
                <w:rFonts w:ascii="Arial" w:hAnsi="Arial" w:cs="Arial"/>
              </w:rPr>
              <w:t>in JV forms must be filled out if OGD is selected</w:t>
            </w:r>
          </w:p>
          <w:p w14:paraId="0BB19D73" w14:textId="77777777" w:rsidR="00DF3B53" w:rsidRDefault="00DF3B53" w:rsidP="00EE24D1">
            <w:pPr>
              <w:pStyle w:val="BodyText"/>
              <w:ind w:left="360"/>
              <w:rPr>
                <w:rStyle w:val="cf01"/>
                <w:rFonts w:ascii="Arial" w:hAnsi="Arial" w:cs="Arial"/>
              </w:rPr>
            </w:pPr>
            <w:r w:rsidRPr="00E90E9D">
              <w:rPr>
                <w:rStyle w:val="cf01"/>
                <w:rFonts w:ascii="Arial" w:hAnsi="Arial" w:cs="Arial"/>
                <w:sz w:val="24"/>
                <w:szCs w:val="24"/>
              </w:rPr>
              <w:t xml:space="preserve">IF </w:t>
            </w:r>
          </w:p>
          <w:p w14:paraId="37F1FB1A" w14:textId="77777777" w:rsidR="00DF3B53" w:rsidRPr="00E90E9D" w:rsidRDefault="00DF3B53" w:rsidP="00EE24D1">
            <w:pPr>
              <w:pStyle w:val="BodyText"/>
              <w:ind w:left="360"/>
              <w:rPr>
                <w:rStyle w:val="cf01"/>
                <w:rFonts w:ascii="Arial" w:hAnsi="Arial" w:cs="Arial"/>
                <w:sz w:val="24"/>
                <w:szCs w:val="24"/>
              </w:rPr>
            </w:pPr>
            <w:r w:rsidRPr="00CE0248">
              <w:rPr>
                <w:rFonts w:ascii="Arial" w:hAnsi="Arial" w:cs="Arial"/>
                <w:b/>
                <w:bCs/>
              </w:rPr>
              <w:t>Trading Partner /Code AM</w:t>
            </w:r>
            <w:r w:rsidRPr="00E90E9D">
              <w:rPr>
                <w:rFonts w:ascii="Arial" w:hAnsi="Arial" w:cs="Arial"/>
              </w:rPr>
              <w:t xml:space="preserve"> </w:t>
            </w:r>
            <w:r w:rsidRPr="00E90E9D">
              <w:rPr>
                <w:rStyle w:val="cf01"/>
                <w:rFonts w:ascii="Arial" w:hAnsi="Arial" w:cs="Arial"/>
                <w:sz w:val="24"/>
                <w:szCs w:val="24"/>
              </w:rPr>
              <w:t xml:space="preserve"> field is left blank, default to SI and record trading partner number as 001. </w:t>
            </w:r>
          </w:p>
          <w:p w14:paraId="593AE25F" w14:textId="77777777" w:rsidR="00DF3B53" w:rsidRDefault="00DF3B53" w:rsidP="00EE24D1">
            <w:pPr>
              <w:pStyle w:val="BodyText"/>
              <w:spacing w:before="0" w:after="0"/>
              <w:ind w:left="360"/>
              <w:rPr>
                <w:rStyle w:val="cf01"/>
                <w:rFonts w:ascii="Arial" w:hAnsi="Arial" w:cs="Arial"/>
              </w:rPr>
            </w:pPr>
            <w:r w:rsidRPr="00E90E9D">
              <w:rPr>
                <w:rStyle w:val="cf01"/>
                <w:rFonts w:ascii="Arial" w:hAnsi="Arial" w:cs="Arial"/>
                <w:sz w:val="24"/>
                <w:szCs w:val="24"/>
              </w:rPr>
              <w:t xml:space="preserve">IF </w:t>
            </w:r>
          </w:p>
          <w:p w14:paraId="430B2CC1" w14:textId="77777777" w:rsidR="00DF3B53" w:rsidRPr="005C691B" w:rsidRDefault="00DF3B53" w:rsidP="00EE24D1">
            <w:pPr>
              <w:pStyle w:val="BodyText"/>
              <w:spacing w:before="0" w:after="0"/>
              <w:ind w:left="360"/>
              <w:rPr>
                <w:rFonts w:ascii="Arial" w:hAnsi="Arial" w:cs="Arial"/>
              </w:rPr>
            </w:pPr>
            <w:r w:rsidRPr="00CE0248">
              <w:rPr>
                <w:rFonts w:ascii="Arial" w:hAnsi="Arial" w:cs="Arial"/>
                <w:b/>
                <w:bCs/>
              </w:rPr>
              <w:t>Other Government Department (OGD)/</w:t>
            </w:r>
            <w:proofErr w:type="spellStart"/>
            <w:r w:rsidRPr="00CE0248">
              <w:rPr>
                <w:rFonts w:ascii="Arial" w:hAnsi="Arial" w:cs="Arial"/>
                <w:b/>
                <w:bCs/>
              </w:rPr>
              <w:t>D'autres</w:t>
            </w:r>
            <w:proofErr w:type="spellEnd"/>
            <w:r w:rsidRPr="00CE0248">
              <w:rPr>
                <w:rFonts w:ascii="Arial" w:hAnsi="Arial" w:cs="Arial"/>
                <w:b/>
                <w:bCs/>
              </w:rPr>
              <w:t xml:space="preserve"> </w:t>
            </w:r>
            <w:proofErr w:type="spellStart"/>
            <w:r w:rsidRPr="00CE0248">
              <w:rPr>
                <w:rFonts w:ascii="Arial" w:hAnsi="Arial" w:cs="Arial"/>
                <w:b/>
                <w:bCs/>
              </w:rPr>
              <w:t>Ministères</w:t>
            </w:r>
            <w:proofErr w:type="spellEnd"/>
            <w:r w:rsidRPr="00CE0248">
              <w:rPr>
                <w:rFonts w:ascii="Arial" w:hAnsi="Arial" w:cs="Arial"/>
                <w:b/>
                <w:bCs/>
              </w:rPr>
              <w:t xml:space="preserve"> RI-AM</w:t>
            </w:r>
            <w:r w:rsidRPr="00E90E9D">
              <w:rPr>
                <w:rFonts w:ascii="Arial" w:hAnsi="Arial" w:cs="Arial"/>
              </w:rPr>
              <w:t xml:space="preserve"> </w:t>
            </w:r>
            <w:r w:rsidRPr="00E90E9D">
              <w:rPr>
                <w:rStyle w:val="cf01"/>
                <w:rFonts w:ascii="Arial" w:hAnsi="Arial" w:cs="Arial"/>
                <w:sz w:val="24"/>
                <w:szCs w:val="24"/>
              </w:rPr>
              <w:t xml:space="preserve"> check box is blank</w:t>
            </w:r>
            <w:r w:rsidRPr="00E90E9D">
              <w:rPr>
                <w:rStyle w:val="cf01"/>
                <w:rFonts w:ascii="Arial" w:hAnsi="Arial" w:cs="Arial"/>
              </w:rPr>
              <w:t>,</w:t>
            </w:r>
            <w:r w:rsidRPr="00E90E9D">
              <w:rPr>
                <w:rStyle w:val="cf01"/>
                <w:rFonts w:ascii="Arial" w:hAnsi="Arial" w:cs="Arial"/>
                <w:sz w:val="24"/>
                <w:szCs w:val="24"/>
              </w:rPr>
              <w:t xml:space="preserve"> but </w:t>
            </w:r>
            <w:r w:rsidRPr="00E90E9D">
              <w:rPr>
                <w:rFonts w:ascii="Arial" w:hAnsi="Arial" w:cs="Arial"/>
              </w:rPr>
              <w:t xml:space="preserve">Trading </w:t>
            </w:r>
            <w:r w:rsidRPr="00CE0248">
              <w:rPr>
                <w:rFonts w:ascii="Arial" w:hAnsi="Arial" w:cs="Arial"/>
                <w:b/>
                <w:bCs/>
              </w:rPr>
              <w:t>Partner/Code AM</w:t>
            </w:r>
            <w:r w:rsidRPr="00E90E9D">
              <w:rPr>
                <w:rFonts w:ascii="Arial" w:hAnsi="Arial" w:cs="Arial"/>
              </w:rPr>
              <w:t xml:space="preserve"> </w:t>
            </w:r>
            <w:r w:rsidRPr="00E90E9D">
              <w:rPr>
                <w:rStyle w:val="cf01"/>
                <w:rFonts w:ascii="Arial" w:hAnsi="Arial" w:cs="Arial"/>
                <w:sz w:val="24"/>
                <w:szCs w:val="24"/>
              </w:rPr>
              <w:t xml:space="preserve"> field is entered, </w:t>
            </w:r>
            <w:r w:rsidRPr="00E90E9D">
              <w:rPr>
                <w:rFonts w:ascii="Arial" w:hAnsi="Arial" w:cs="Arial"/>
              </w:rPr>
              <w:t>the transaction type is SI doc type</w:t>
            </w:r>
            <w:r w:rsidRPr="00E90E9D">
              <w:rPr>
                <w:rStyle w:val="cf01"/>
                <w:rFonts w:ascii="Arial" w:hAnsi="Arial" w:cs="Arial"/>
                <w:sz w:val="24"/>
                <w:szCs w:val="24"/>
              </w:rPr>
              <w:t>.</w:t>
            </w:r>
          </w:p>
          <w:p w14:paraId="1EC0C494" w14:textId="77777777" w:rsidR="00DF3B53" w:rsidRPr="005C691B" w:rsidRDefault="00DF3B53" w:rsidP="00EE24D1">
            <w:pPr>
              <w:pStyle w:val="BodyText"/>
              <w:ind w:left="0"/>
              <w:rPr>
                <w:rFonts w:ascii="Arial" w:hAnsi="Arial" w:cs="Arial"/>
                <w:lang w:val="en-CA"/>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64421AC9" w14:textId="77777777" w:rsidR="00DF3B53" w:rsidRPr="005C691B" w:rsidRDefault="00DF3B53" w:rsidP="00EE24D1">
            <w:pPr>
              <w:pStyle w:val="BodyText"/>
              <w:ind w:left="0"/>
              <w:rPr>
                <w:rFonts w:ascii="Arial" w:hAnsi="Arial" w:cs="Arial"/>
              </w:rPr>
            </w:pPr>
            <w:r w:rsidRPr="00E90E9D">
              <w:rPr>
                <w:rFonts w:ascii="Arial" w:hAnsi="Arial" w:cs="Arial"/>
                <w:b/>
                <w:bCs/>
                <w:lang w:val="en-CA"/>
              </w:rPr>
              <w:t>Refer to SCR03</w:t>
            </w:r>
            <w:r>
              <w:rPr>
                <w:rFonts w:ascii="Arial" w:hAnsi="Arial" w:cs="Arial"/>
                <w:b/>
                <w:bCs/>
                <w:lang w:val="en-CA"/>
              </w:rPr>
              <w:t xml:space="preserve">.1 &amp; </w:t>
            </w:r>
            <w:r w:rsidRPr="00E90E9D">
              <w:rPr>
                <w:rFonts w:ascii="Arial" w:hAnsi="Arial" w:cs="Arial"/>
                <w:b/>
                <w:bCs/>
                <w:lang w:val="en-CA"/>
              </w:rPr>
              <w:t>SCR03</w:t>
            </w:r>
            <w:r>
              <w:rPr>
                <w:rFonts w:ascii="Arial" w:hAnsi="Arial" w:cs="Arial"/>
                <w:b/>
                <w:bCs/>
                <w:lang w:val="en-CA"/>
              </w:rPr>
              <w:t>.1</w:t>
            </w:r>
          </w:p>
          <w:p w14:paraId="570A73A0" w14:textId="77777777" w:rsidR="00DF3B53" w:rsidRPr="005C691B" w:rsidRDefault="00DF3B53" w:rsidP="00EE24D1">
            <w:pPr>
              <w:pStyle w:val="BodyText"/>
              <w:ind w:left="0"/>
              <w:rPr>
                <w:rFonts w:ascii="Arial" w:hAnsi="Arial" w:cs="Arial"/>
                <w:lang w:val="en-CA"/>
              </w:rPr>
            </w:pPr>
          </w:p>
        </w:tc>
      </w:tr>
      <w:tr w:rsidR="00DF3B53" w:rsidRPr="005C691B" w14:paraId="1978436C"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4A3944D1"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lastRenderedPageBreak/>
              <w:t>5</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1211D9A0" w14:textId="77777777" w:rsidR="00DF3B53" w:rsidRPr="005C691B" w:rsidRDefault="00DF3B53" w:rsidP="00EE24D1">
            <w:pPr>
              <w:pStyle w:val="BodyText"/>
              <w:spacing w:before="0"/>
              <w:ind w:left="0"/>
              <w:rPr>
                <w:rFonts w:ascii="Arial" w:hAnsi="Arial" w:cs="Arial"/>
                <w:lang w:val="en-CA"/>
              </w:rPr>
            </w:pPr>
            <w:r w:rsidRPr="005C691B">
              <w:rPr>
                <w:rFonts w:ascii="Arial" w:hAnsi="Arial" w:cs="Arial"/>
                <w:lang w:val="en-CA"/>
              </w:rPr>
              <w:t>Check if the doc type is SA</w:t>
            </w:r>
          </w:p>
          <w:p w14:paraId="51D67E7B" w14:textId="77777777" w:rsidR="00DF3B53" w:rsidRDefault="00DF3B53" w:rsidP="00EE24D1">
            <w:pPr>
              <w:pStyle w:val="ListParagraph"/>
              <w:tabs>
                <w:tab w:val="left" w:pos="0"/>
                <w:tab w:val="left" w:pos="1440"/>
              </w:tabs>
              <w:spacing w:before="77" w:after="160" w:line="257" w:lineRule="auto"/>
              <w:textAlignment w:val="baseline"/>
              <w:rPr>
                <w:rFonts w:ascii="Arial" w:hAnsi="Arial" w:cs="Arial"/>
              </w:rPr>
            </w:pPr>
            <w:commentRangeStart w:id="233"/>
            <w:commentRangeStart w:id="234"/>
            <w:r w:rsidRPr="005C691B">
              <w:rPr>
                <w:rFonts w:ascii="Arial" w:hAnsi="Arial" w:cs="Arial"/>
              </w:rPr>
              <w:t xml:space="preserve">IF </w:t>
            </w:r>
          </w:p>
          <w:p w14:paraId="2CBF06BB" w14:textId="77777777" w:rsidR="00DF3B53" w:rsidRDefault="00DF3B53" w:rsidP="00EE24D1">
            <w:pPr>
              <w:pStyle w:val="ListParagraph"/>
              <w:tabs>
                <w:tab w:val="left" w:pos="0"/>
                <w:tab w:val="left" w:pos="1440"/>
              </w:tabs>
              <w:spacing w:before="77" w:after="160" w:line="257" w:lineRule="auto"/>
              <w:textAlignment w:val="baseline"/>
              <w:rPr>
                <w:rFonts w:ascii="Arial" w:hAnsi="Arial" w:cs="Arial"/>
              </w:rPr>
            </w:pPr>
            <w:r w:rsidRPr="00CE0248">
              <w:rPr>
                <w:rFonts w:ascii="Arial" w:hAnsi="Arial" w:cs="Arial"/>
                <w:b/>
                <w:bCs/>
              </w:rPr>
              <w:t>External Vendor/</w:t>
            </w:r>
            <w:proofErr w:type="spellStart"/>
            <w:r w:rsidRPr="00CE0248">
              <w:rPr>
                <w:rFonts w:ascii="Arial" w:hAnsi="Arial" w:cs="Arial"/>
                <w:b/>
                <w:bCs/>
              </w:rPr>
              <w:t>Fournisseur</w:t>
            </w:r>
            <w:proofErr w:type="spellEnd"/>
            <w:r w:rsidRPr="00CE0248">
              <w:rPr>
                <w:rFonts w:ascii="Arial" w:hAnsi="Arial" w:cs="Arial"/>
                <w:b/>
                <w:bCs/>
              </w:rPr>
              <w:t xml:space="preserve"> Externe</w:t>
            </w:r>
            <w:r>
              <w:rPr>
                <w:rFonts w:ascii="Arial" w:hAnsi="Arial" w:cs="Arial"/>
              </w:rPr>
              <w:t xml:space="preserve"> </w:t>
            </w:r>
            <w:r w:rsidRPr="005C691B">
              <w:rPr>
                <w:rFonts w:ascii="Arial" w:hAnsi="Arial" w:cs="Arial"/>
              </w:rPr>
              <w:t>check box is selected, the transaction type is SA doc type</w:t>
            </w:r>
            <w:commentRangeEnd w:id="233"/>
            <w:r w:rsidRPr="005C691B">
              <w:rPr>
                <w:rStyle w:val="CommentReference"/>
                <w:rFonts w:ascii="Arial" w:hAnsi="Arial" w:cs="Arial"/>
                <w:sz w:val="24"/>
                <w:szCs w:val="24"/>
              </w:rPr>
              <w:commentReference w:id="233"/>
            </w:r>
            <w:commentRangeEnd w:id="234"/>
            <w:r w:rsidR="000E4190">
              <w:rPr>
                <w:rStyle w:val="CommentReference"/>
              </w:rPr>
              <w:commentReference w:id="234"/>
            </w:r>
          </w:p>
          <w:p w14:paraId="377209CD" w14:textId="77777777" w:rsidR="00DF3B53" w:rsidRPr="005C691B" w:rsidRDefault="00DF3B53" w:rsidP="00EE24D1">
            <w:pPr>
              <w:pStyle w:val="ListParagraph"/>
              <w:tabs>
                <w:tab w:val="left" w:pos="0"/>
                <w:tab w:val="left" w:pos="1440"/>
              </w:tabs>
              <w:spacing w:before="77" w:after="160" w:line="257" w:lineRule="auto"/>
              <w:textAlignment w:val="baseline"/>
              <w:rPr>
                <w:rFonts w:ascii="Arial" w:hAnsi="Arial" w:cs="Arial"/>
              </w:rPr>
            </w:pPr>
          </w:p>
          <w:p w14:paraId="2CEEDD75" w14:textId="77777777" w:rsidR="00DF3B53" w:rsidRDefault="00DF3B53" w:rsidP="00EE24D1">
            <w:pPr>
              <w:pStyle w:val="ListParagraph"/>
              <w:tabs>
                <w:tab w:val="left" w:pos="0"/>
                <w:tab w:val="left" w:pos="1440"/>
              </w:tabs>
              <w:spacing w:before="77" w:after="160" w:line="257" w:lineRule="auto"/>
              <w:textAlignment w:val="baseline"/>
              <w:rPr>
                <w:rStyle w:val="cf01"/>
                <w:rFonts w:ascii="Arial" w:hAnsi="Arial" w:cs="Arial"/>
              </w:rPr>
            </w:pPr>
            <w:r w:rsidRPr="005C691B">
              <w:rPr>
                <w:rStyle w:val="cf01"/>
                <w:rFonts w:ascii="Arial" w:hAnsi="Arial" w:cs="Arial"/>
                <w:sz w:val="24"/>
                <w:szCs w:val="24"/>
              </w:rPr>
              <w:t xml:space="preserve">IF </w:t>
            </w:r>
          </w:p>
          <w:p w14:paraId="62B29F21" w14:textId="77777777" w:rsidR="00DF3B53" w:rsidRPr="005C691B" w:rsidRDefault="00DF3B53" w:rsidP="00EE24D1">
            <w:pPr>
              <w:pStyle w:val="ListParagraph"/>
              <w:tabs>
                <w:tab w:val="left" w:pos="0"/>
                <w:tab w:val="left" w:pos="1440"/>
              </w:tabs>
              <w:spacing w:before="77" w:after="160" w:line="257" w:lineRule="auto"/>
              <w:textAlignment w:val="baseline"/>
              <w:rPr>
                <w:rFonts w:ascii="Arial" w:hAnsi="Arial" w:cs="Arial"/>
              </w:rPr>
            </w:pPr>
            <w:r w:rsidRPr="005C691B">
              <w:rPr>
                <w:rStyle w:val="cf01"/>
                <w:rFonts w:ascii="Arial" w:hAnsi="Arial" w:cs="Arial"/>
                <w:sz w:val="24"/>
                <w:szCs w:val="24"/>
              </w:rPr>
              <w:t xml:space="preserve">both </w:t>
            </w:r>
            <w:r w:rsidRPr="00FB2ABD">
              <w:rPr>
                <w:rFonts w:ascii="Arial" w:hAnsi="Arial" w:cs="Arial"/>
              </w:rPr>
              <w:t xml:space="preserve">Other </w:t>
            </w:r>
            <w:r w:rsidRPr="00CE0248">
              <w:rPr>
                <w:rFonts w:ascii="Arial" w:hAnsi="Arial" w:cs="Arial"/>
                <w:b/>
                <w:bCs/>
              </w:rPr>
              <w:t>Government Department (OGD)/</w:t>
            </w:r>
            <w:proofErr w:type="spellStart"/>
            <w:r w:rsidRPr="00CE0248">
              <w:rPr>
                <w:rFonts w:ascii="Arial" w:hAnsi="Arial" w:cs="Arial"/>
                <w:b/>
                <w:bCs/>
              </w:rPr>
              <w:t>D'autres</w:t>
            </w:r>
            <w:proofErr w:type="spellEnd"/>
            <w:r w:rsidRPr="00CE0248">
              <w:rPr>
                <w:rFonts w:ascii="Arial" w:hAnsi="Arial" w:cs="Arial"/>
                <w:b/>
                <w:bCs/>
              </w:rPr>
              <w:t xml:space="preserve"> </w:t>
            </w:r>
            <w:proofErr w:type="spellStart"/>
            <w:r w:rsidRPr="00CE0248">
              <w:rPr>
                <w:rFonts w:ascii="Arial" w:hAnsi="Arial" w:cs="Arial"/>
                <w:b/>
                <w:bCs/>
              </w:rPr>
              <w:t>Ministères</w:t>
            </w:r>
            <w:proofErr w:type="spellEnd"/>
            <w:r w:rsidRPr="00CE0248">
              <w:rPr>
                <w:rFonts w:ascii="Arial" w:hAnsi="Arial" w:cs="Arial"/>
                <w:b/>
                <w:bCs/>
              </w:rPr>
              <w:t xml:space="preserve"> RI-AM</w:t>
            </w:r>
            <w:r w:rsidRPr="005C691B">
              <w:rPr>
                <w:rStyle w:val="cf01"/>
                <w:rFonts w:ascii="Arial" w:hAnsi="Arial" w:cs="Arial"/>
                <w:sz w:val="24"/>
                <w:szCs w:val="24"/>
              </w:rPr>
              <w:t xml:space="preserve"> and </w:t>
            </w:r>
            <w:r w:rsidRPr="00CE0248">
              <w:rPr>
                <w:rFonts w:ascii="Arial" w:hAnsi="Arial" w:cs="Arial"/>
                <w:b/>
                <w:bCs/>
              </w:rPr>
              <w:t>External Vendor/</w:t>
            </w:r>
            <w:r w:rsidRPr="00CE0248">
              <w:rPr>
                <w:b/>
                <w:bCs/>
              </w:rPr>
              <w:t xml:space="preserve"> </w:t>
            </w:r>
            <w:proofErr w:type="spellStart"/>
            <w:r w:rsidRPr="00CE0248">
              <w:rPr>
                <w:rFonts w:ascii="Arial" w:hAnsi="Arial" w:cs="Arial"/>
                <w:b/>
                <w:bCs/>
              </w:rPr>
              <w:t>Fournisseur</w:t>
            </w:r>
            <w:proofErr w:type="spellEnd"/>
            <w:r w:rsidRPr="00CE0248">
              <w:rPr>
                <w:rFonts w:ascii="Arial" w:hAnsi="Arial" w:cs="Arial"/>
                <w:b/>
                <w:bCs/>
              </w:rPr>
              <w:t xml:space="preserve"> Externe</w:t>
            </w:r>
            <w:r w:rsidRPr="005C691B">
              <w:rPr>
                <w:rFonts w:ascii="Arial" w:hAnsi="Arial" w:cs="Arial"/>
              </w:rPr>
              <w:t xml:space="preserve"> </w:t>
            </w:r>
            <w:r w:rsidRPr="005C691B">
              <w:rPr>
                <w:rStyle w:val="cf01"/>
                <w:rFonts w:ascii="Arial" w:hAnsi="Arial" w:cs="Arial"/>
                <w:sz w:val="24"/>
                <w:szCs w:val="24"/>
              </w:rPr>
              <w:t>are left blank, doc type should default to SA.</w:t>
            </w:r>
          </w:p>
          <w:p w14:paraId="798F95B8" w14:textId="77777777" w:rsidR="00DF3B53" w:rsidRPr="005C691B" w:rsidRDefault="00DF3B53" w:rsidP="00EE24D1">
            <w:pPr>
              <w:pStyle w:val="BodyText"/>
              <w:spacing w:before="0"/>
              <w:ind w:left="0"/>
              <w:rPr>
                <w:rFonts w:ascii="Arial" w:hAnsi="Arial" w:cs="Arial"/>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146FA0CB" w14:textId="77777777" w:rsidR="00DF3B53" w:rsidRPr="005C691B" w:rsidRDefault="00DF3B53" w:rsidP="00EE24D1">
            <w:pPr>
              <w:pStyle w:val="BodyText"/>
              <w:ind w:left="426" w:firstLine="11"/>
              <w:rPr>
                <w:rFonts w:ascii="Arial" w:hAnsi="Arial" w:cs="Arial"/>
                <w:b/>
                <w:bCs/>
                <w:highlight w:val="yellow"/>
                <w:lang w:val="en-CA"/>
              </w:rPr>
            </w:pPr>
            <w:r w:rsidRPr="00E90E9D">
              <w:rPr>
                <w:rFonts w:ascii="Arial" w:hAnsi="Arial" w:cs="Arial"/>
                <w:b/>
                <w:bCs/>
                <w:lang w:val="en-CA"/>
              </w:rPr>
              <w:t>Refer to SCR03.1 &amp; SCR03.2</w:t>
            </w:r>
          </w:p>
        </w:tc>
      </w:tr>
      <w:tr w:rsidR="00DF3B53" w:rsidRPr="005C691B" w14:paraId="1E25E3F4"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35BF3823"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6</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03D96F82" w14:textId="77777777" w:rsidR="00DF3B53" w:rsidRPr="005C691B" w:rsidRDefault="00DF3B53" w:rsidP="00EE24D1">
            <w:pPr>
              <w:pStyle w:val="BodyText"/>
              <w:ind w:left="0" w:firstLine="11"/>
              <w:rPr>
                <w:rFonts w:ascii="Arial" w:hAnsi="Arial" w:cs="Arial"/>
                <w:lang w:val="en-CA"/>
              </w:rPr>
            </w:pPr>
            <w:r w:rsidRPr="005C691B">
              <w:rPr>
                <w:rFonts w:ascii="Arial" w:hAnsi="Arial" w:cs="Arial"/>
                <w:lang w:val="en-CA"/>
              </w:rPr>
              <w:t>Read and compare Total values in Credit and Debit Tables</w:t>
            </w:r>
          </w:p>
          <w:p w14:paraId="47978B11" w14:textId="77777777" w:rsidR="00DF3B53" w:rsidRDefault="00DF3B53" w:rsidP="00EE24D1">
            <w:pPr>
              <w:pStyle w:val="BodyText"/>
              <w:ind w:left="0" w:firstLine="11"/>
              <w:rPr>
                <w:rFonts w:ascii="Arial" w:hAnsi="Arial" w:cs="Arial"/>
                <w:lang w:val="en-CA"/>
              </w:rPr>
            </w:pPr>
            <w:r w:rsidRPr="005C691B">
              <w:rPr>
                <w:rFonts w:ascii="Arial" w:hAnsi="Arial" w:cs="Arial"/>
                <w:lang w:val="en-CA"/>
              </w:rPr>
              <w:t>The Total values on the Credit and Debit tables should be same</w:t>
            </w:r>
          </w:p>
          <w:p w14:paraId="1BBEF7E6" w14:textId="77777777" w:rsidR="00DF3B53" w:rsidRPr="005C691B" w:rsidRDefault="00DF3B53" w:rsidP="00EE24D1">
            <w:pPr>
              <w:pStyle w:val="BodyText"/>
              <w:ind w:left="0" w:firstLine="11"/>
              <w:rPr>
                <w:rFonts w:ascii="Arial" w:hAnsi="Arial" w:cs="Arial"/>
                <w:lang w:val="en-CA"/>
              </w:rPr>
            </w:pPr>
            <w:r w:rsidRPr="005C691B">
              <w:rPr>
                <w:rFonts w:ascii="Arial" w:hAnsi="Arial" w:cs="Arial"/>
                <w:lang w:val="en-CA"/>
              </w:rPr>
              <w:t>IF the Total values  in Credit and Debit tables don’t match, throw business exception, and move the email to “Failed” email folder</w:t>
            </w:r>
          </w:p>
          <w:p w14:paraId="0838FB8A" w14:textId="77777777" w:rsidR="00DF3B53" w:rsidRPr="005C691B" w:rsidRDefault="00DF3B53" w:rsidP="00EE24D1">
            <w:pPr>
              <w:pStyle w:val="BodyText"/>
              <w:spacing w:before="0"/>
              <w:ind w:left="0"/>
              <w:rPr>
                <w:rFonts w:ascii="Arial" w:hAnsi="Arial" w:cs="Arial"/>
                <w:lang w:val="en-CA"/>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0D168D77" w14:textId="77777777" w:rsidR="00DF3B53" w:rsidRPr="00FB2ABD" w:rsidRDefault="00DF3B53" w:rsidP="00EE24D1">
            <w:pPr>
              <w:pStyle w:val="BodyText"/>
              <w:ind w:left="426" w:firstLine="11"/>
              <w:rPr>
                <w:rFonts w:ascii="Arial" w:hAnsi="Arial" w:cs="Arial"/>
                <w:b/>
                <w:bCs/>
              </w:rPr>
            </w:pPr>
            <w:r w:rsidRPr="00FB2ABD">
              <w:rPr>
                <w:rFonts w:ascii="Arial" w:hAnsi="Arial" w:cs="Arial"/>
                <w:b/>
                <w:bCs/>
              </w:rPr>
              <w:t>Refer to SCR04.1 &amp; SCR04.2</w:t>
            </w:r>
          </w:p>
          <w:p w14:paraId="353DC7C7" w14:textId="77777777" w:rsidR="00DF3B53" w:rsidRPr="005C691B" w:rsidRDefault="00DF3B53" w:rsidP="00EE24D1">
            <w:pPr>
              <w:pStyle w:val="BodyText"/>
              <w:ind w:left="426" w:firstLine="11"/>
              <w:rPr>
                <w:rFonts w:ascii="Arial" w:hAnsi="Arial" w:cs="Arial"/>
                <w:b/>
                <w:bCs/>
                <w:highlight w:val="yellow"/>
                <w:lang w:val="en-CA"/>
              </w:rPr>
            </w:pPr>
          </w:p>
        </w:tc>
      </w:tr>
      <w:tr w:rsidR="00DF3B53" w:rsidRPr="005C691B" w14:paraId="185C1491"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2EA6C622"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7</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4F0BCC8F" w14:textId="77777777" w:rsidR="00DF3B53" w:rsidRPr="005C691B" w:rsidRDefault="00DF3B53" w:rsidP="00EE24D1">
            <w:pPr>
              <w:pStyle w:val="BodyText"/>
              <w:ind w:left="0" w:firstLine="11"/>
              <w:rPr>
                <w:rFonts w:ascii="Arial" w:hAnsi="Arial" w:cs="Arial"/>
                <w:lang w:val="en-CA"/>
              </w:rPr>
            </w:pPr>
            <w:r w:rsidRPr="005C691B">
              <w:rPr>
                <w:rFonts w:ascii="Arial" w:hAnsi="Arial" w:cs="Arial"/>
                <w:lang w:val="en-CA"/>
              </w:rPr>
              <w:t xml:space="preserve">Read </w:t>
            </w:r>
            <w:r w:rsidRPr="00A75224">
              <w:rPr>
                <w:rFonts w:ascii="Arial" w:hAnsi="Arial" w:cs="Arial"/>
                <w:b/>
                <w:bCs/>
                <w:lang w:val="en-CA"/>
              </w:rPr>
              <w:t>JV Balance/PJ BALANCE value</w:t>
            </w:r>
            <w:r w:rsidRPr="005C691B">
              <w:rPr>
                <w:rFonts w:ascii="Arial" w:hAnsi="Arial" w:cs="Arial"/>
                <w:lang w:val="en-CA"/>
              </w:rPr>
              <w:t xml:space="preserve"> in JV form</w:t>
            </w:r>
          </w:p>
          <w:p w14:paraId="12B36B5C" w14:textId="77777777" w:rsidR="00DF3B53" w:rsidRDefault="00DF3B53" w:rsidP="00EE24D1">
            <w:pPr>
              <w:pStyle w:val="BodyText"/>
              <w:ind w:left="0" w:firstLine="11"/>
              <w:rPr>
                <w:rFonts w:ascii="Arial" w:hAnsi="Arial" w:cs="Arial"/>
                <w:lang w:val="en-CA"/>
              </w:rPr>
            </w:pPr>
            <w:r w:rsidRPr="005C691B">
              <w:rPr>
                <w:rFonts w:ascii="Arial" w:hAnsi="Arial" w:cs="Arial"/>
                <w:lang w:val="en-CA"/>
              </w:rPr>
              <w:t>Balance should be 0</w:t>
            </w:r>
          </w:p>
          <w:p w14:paraId="082A60FF" w14:textId="77777777" w:rsidR="00DF3B53" w:rsidRPr="005C691B" w:rsidRDefault="00DF3B53" w:rsidP="00EE24D1">
            <w:pPr>
              <w:pStyle w:val="BodyText"/>
              <w:ind w:left="0" w:firstLine="11"/>
              <w:rPr>
                <w:rFonts w:ascii="Arial" w:hAnsi="Arial" w:cs="Arial"/>
                <w:lang w:val="en-CA"/>
              </w:rPr>
            </w:pPr>
            <w:r w:rsidRPr="005C691B">
              <w:rPr>
                <w:rFonts w:ascii="Arial" w:hAnsi="Arial" w:cs="Arial"/>
                <w:lang w:val="en-CA"/>
              </w:rPr>
              <w:t>IF the Balance value is not 0, throw business exception, and move the email to “Failed” email folder</w:t>
            </w:r>
          </w:p>
          <w:p w14:paraId="5CD7CF6E" w14:textId="77777777" w:rsidR="00DF3B53" w:rsidRPr="005C691B" w:rsidRDefault="00DF3B53" w:rsidP="00EE24D1">
            <w:pPr>
              <w:pStyle w:val="BodyText"/>
              <w:ind w:firstLine="11"/>
              <w:rPr>
                <w:rFonts w:ascii="Arial" w:hAnsi="Arial" w:cs="Arial"/>
                <w:lang w:val="en-CA"/>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5E3DA306" w14:textId="77777777" w:rsidR="00DF3B53" w:rsidRPr="00FB2ABD" w:rsidRDefault="00DF3B53" w:rsidP="00EE24D1">
            <w:pPr>
              <w:pStyle w:val="BodyText"/>
              <w:ind w:left="0"/>
              <w:rPr>
                <w:rFonts w:ascii="Arial" w:hAnsi="Arial" w:cs="Arial"/>
                <w:b/>
                <w:bCs/>
              </w:rPr>
            </w:pPr>
            <w:r w:rsidRPr="00FB2ABD">
              <w:rPr>
                <w:rFonts w:ascii="Arial" w:hAnsi="Arial" w:cs="Arial"/>
                <w:b/>
                <w:bCs/>
              </w:rPr>
              <w:t>Refer to SCR04.1 &amp; SCR04.2</w:t>
            </w:r>
          </w:p>
          <w:p w14:paraId="7DA404E1" w14:textId="77777777" w:rsidR="00DF3B53" w:rsidRPr="005C691B" w:rsidRDefault="00DF3B53" w:rsidP="00EE24D1">
            <w:pPr>
              <w:pStyle w:val="BodyText"/>
              <w:ind w:left="426" w:firstLine="11"/>
              <w:rPr>
                <w:rFonts w:ascii="Arial" w:hAnsi="Arial" w:cs="Arial"/>
              </w:rPr>
            </w:pPr>
          </w:p>
        </w:tc>
      </w:tr>
      <w:tr w:rsidR="00DF3B53" w:rsidRPr="005C691B" w14:paraId="5C892778"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1F8DB6A6"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lastRenderedPageBreak/>
              <w:t>8</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1AA4CC15"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Read </w:t>
            </w:r>
            <w:r w:rsidRPr="00FB2ABD">
              <w:rPr>
                <w:rFonts w:ascii="Arial" w:hAnsi="Arial" w:cs="Arial"/>
                <w:b/>
                <w:bCs/>
                <w:lang w:val="en-CA"/>
              </w:rPr>
              <w:t>GL Account</w:t>
            </w:r>
            <w:r>
              <w:rPr>
                <w:rFonts w:ascii="Arial" w:hAnsi="Arial" w:cs="Arial"/>
                <w:b/>
                <w:bCs/>
                <w:lang w:val="en-CA"/>
              </w:rPr>
              <w:t>/</w:t>
            </w:r>
            <w:r w:rsidRPr="00FB2ABD">
              <w:rPr>
                <w:rFonts w:ascii="Arial" w:hAnsi="Arial" w:cs="Arial"/>
                <w:b/>
                <w:bCs/>
                <w:lang w:val="en-CA"/>
              </w:rPr>
              <w:t>Compte</w:t>
            </w:r>
            <w:r w:rsidRPr="00FB2ABD">
              <w:rPr>
                <w:rFonts w:ascii="Arial" w:hAnsi="Arial" w:cs="Arial"/>
                <w:b/>
                <w:bCs/>
                <w:lang w:val="en-CA"/>
              </w:rPr>
              <w:cr/>
              <w:t>du GLG</w:t>
            </w:r>
            <w:r w:rsidRPr="005C691B">
              <w:rPr>
                <w:rFonts w:ascii="Arial" w:hAnsi="Arial" w:cs="Arial"/>
                <w:lang w:val="en-CA"/>
              </w:rPr>
              <w:t xml:space="preserve"> </w:t>
            </w:r>
            <w:r w:rsidRPr="005C691B">
              <w:rPr>
                <w:rFonts w:ascii="Arial" w:eastAsia="Calibri" w:hAnsi="Arial" w:cs="Arial"/>
                <w:color w:val="000000" w:themeColor="text1"/>
              </w:rPr>
              <w:t>value in</w:t>
            </w:r>
            <w:r w:rsidRPr="005C691B">
              <w:rPr>
                <w:rFonts w:ascii="Arial" w:hAnsi="Arial" w:cs="Arial"/>
                <w:lang w:val="en-CA"/>
              </w:rPr>
              <w:t xml:space="preserve"> JV form</w:t>
            </w:r>
          </w:p>
          <w:p w14:paraId="3F3609EF"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IF missing the GL Account value, throw business exception, and move the email to “Failed” email folder</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1727FA88"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Mandatory Field - </w:t>
            </w:r>
            <w:r w:rsidRPr="005C691B">
              <w:rPr>
                <w:rFonts w:ascii="Arial" w:hAnsi="Arial" w:cs="Arial"/>
                <w:color w:val="000000" w:themeColor="text1"/>
                <w:highlight w:val="yellow"/>
                <w:lang w:val="en-CA"/>
              </w:rPr>
              <w:t>Must not be Blank in Credit/Debit Tables</w:t>
            </w:r>
            <w:r w:rsidRPr="005C691B">
              <w:rPr>
                <w:rFonts w:ascii="Arial" w:hAnsi="Arial" w:cs="Arial"/>
                <w:lang w:val="en-CA"/>
              </w:rPr>
              <w:t xml:space="preserve"> </w:t>
            </w:r>
          </w:p>
          <w:p w14:paraId="73C2EBAD"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String length - 5 digits</w:t>
            </w:r>
          </w:p>
          <w:p w14:paraId="17D83580" w14:textId="77777777" w:rsidR="00DF3B53" w:rsidRPr="005C691B" w:rsidRDefault="00DF3B53" w:rsidP="00EE24D1">
            <w:pPr>
              <w:pStyle w:val="BodyText"/>
              <w:ind w:left="0"/>
              <w:rPr>
                <w:rFonts w:ascii="Arial" w:hAnsi="Arial" w:cs="Arial"/>
              </w:rPr>
            </w:pPr>
            <w:r w:rsidRPr="005C691B">
              <w:rPr>
                <w:rFonts w:ascii="Arial" w:hAnsi="Arial" w:cs="Arial"/>
                <w:b/>
                <w:bCs/>
              </w:rPr>
              <w:t>Refer to SCR05</w:t>
            </w:r>
            <w:r>
              <w:rPr>
                <w:rFonts w:ascii="Arial" w:hAnsi="Arial" w:cs="Arial"/>
                <w:b/>
                <w:bCs/>
              </w:rPr>
              <w:t xml:space="preserve">.1 &amp; </w:t>
            </w:r>
            <w:r w:rsidRPr="005C691B">
              <w:rPr>
                <w:rFonts w:ascii="Arial" w:hAnsi="Arial" w:cs="Arial"/>
                <w:b/>
                <w:bCs/>
              </w:rPr>
              <w:t>SCR05</w:t>
            </w:r>
            <w:r>
              <w:rPr>
                <w:rFonts w:ascii="Arial" w:hAnsi="Arial" w:cs="Arial"/>
                <w:b/>
                <w:bCs/>
              </w:rPr>
              <w:t>.2</w:t>
            </w:r>
          </w:p>
        </w:tc>
      </w:tr>
      <w:tr w:rsidR="00DF3B53" w:rsidRPr="005C691B" w14:paraId="5E619BED"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14BC1ABC"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9</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0F5A669B" w14:textId="77777777" w:rsidR="00DF3B53" w:rsidRPr="005C691B" w:rsidRDefault="00DF3B53" w:rsidP="00EE24D1">
            <w:pPr>
              <w:pStyle w:val="BodyText"/>
              <w:ind w:left="0"/>
              <w:rPr>
                <w:rFonts w:ascii="Arial" w:hAnsi="Arial" w:cs="Arial"/>
                <w:color w:val="000000" w:themeColor="text1"/>
                <w:lang w:val="en-CA"/>
              </w:rPr>
            </w:pPr>
            <w:r w:rsidRPr="005C691B">
              <w:rPr>
                <w:rFonts w:ascii="Arial" w:hAnsi="Arial" w:cs="Arial"/>
                <w:color w:val="000000" w:themeColor="text1"/>
                <w:lang w:val="en-CA"/>
              </w:rPr>
              <w:t xml:space="preserve">Read </w:t>
            </w:r>
            <w:r w:rsidRPr="00FB2ABD">
              <w:rPr>
                <w:rFonts w:ascii="Arial" w:hAnsi="Arial" w:cs="Arial"/>
                <w:b/>
                <w:bCs/>
                <w:color w:val="000000" w:themeColor="text1"/>
                <w:lang w:val="en-CA"/>
              </w:rPr>
              <w:t>Amount without ta</w:t>
            </w:r>
            <w:r>
              <w:rPr>
                <w:rFonts w:ascii="Arial" w:hAnsi="Arial" w:cs="Arial"/>
                <w:b/>
                <w:bCs/>
                <w:color w:val="000000" w:themeColor="text1"/>
                <w:lang w:val="en-CA"/>
              </w:rPr>
              <w:t>x/</w:t>
            </w:r>
            <w:proofErr w:type="spellStart"/>
            <w:r w:rsidRPr="00FB2ABD">
              <w:rPr>
                <w:rFonts w:ascii="Arial" w:hAnsi="Arial" w:cs="Arial"/>
                <w:b/>
                <w:bCs/>
                <w:color w:val="000000" w:themeColor="text1"/>
                <w:lang w:val="en-CA"/>
              </w:rPr>
              <w:t>Montant</w:t>
            </w:r>
            <w:proofErr w:type="spellEnd"/>
            <w:r>
              <w:rPr>
                <w:rFonts w:ascii="Arial" w:hAnsi="Arial" w:cs="Arial"/>
                <w:b/>
                <w:bCs/>
                <w:color w:val="000000" w:themeColor="text1"/>
                <w:lang w:val="en-CA"/>
              </w:rPr>
              <w:t xml:space="preserve"> </w:t>
            </w:r>
            <w:r w:rsidRPr="00FB2ABD">
              <w:rPr>
                <w:rFonts w:ascii="Arial" w:hAnsi="Arial" w:cs="Arial"/>
                <w:b/>
                <w:bCs/>
                <w:color w:val="000000" w:themeColor="text1"/>
                <w:lang w:val="en-CA"/>
              </w:rPr>
              <w:t>sans Taxe</w:t>
            </w:r>
            <w:r w:rsidRPr="005C691B">
              <w:rPr>
                <w:rFonts w:ascii="Arial" w:hAnsi="Arial" w:cs="Arial"/>
                <w:color w:val="000000" w:themeColor="text1"/>
                <w:lang w:val="en-CA"/>
              </w:rPr>
              <w:t xml:space="preserve"> </w:t>
            </w:r>
            <w:r w:rsidRPr="005C691B">
              <w:rPr>
                <w:rFonts w:ascii="Arial" w:eastAsia="Calibri" w:hAnsi="Arial" w:cs="Arial"/>
                <w:color w:val="000000" w:themeColor="text1"/>
              </w:rPr>
              <w:t>value in</w:t>
            </w:r>
            <w:r w:rsidRPr="005C691B">
              <w:rPr>
                <w:rFonts w:ascii="Arial" w:hAnsi="Arial" w:cs="Arial"/>
                <w:color w:val="000000" w:themeColor="text1"/>
                <w:lang w:val="en-CA"/>
              </w:rPr>
              <w:t xml:space="preserve"> JV form</w:t>
            </w:r>
          </w:p>
          <w:p w14:paraId="1A1F06A7"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IF missing, throw business exception, and move the email to “Failed” email folder </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334EECF1"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Mandatory Field - </w:t>
            </w:r>
            <w:r w:rsidRPr="005C691B">
              <w:rPr>
                <w:rFonts w:ascii="Arial" w:hAnsi="Arial" w:cs="Arial"/>
                <w:color w:val="000000" w:themeColor="text1"/>
                <w:highlight w:val="yellow"/>
                <w:lang w:val="en-CA"/>
              </w:rPr>
              <w:t>Must not be Blank in Credit/Debit Tables</w:t>
            </w:r>
            <w:r w:rsidRPr="005C691B">
              <w:rPr>
                <w:rFonts w:ascii="Arial" w:hAnsi="Arial" w:cs="Arial"/>
                <w:lang w:val="en-CA"/>
              </w:rPr>
              <w:t xml:space="preserve"> </w:t>
            </w:r>
          </w:p>
          <w:p w14:paraId="75E49CD5" w14:textId="77777777" w:rsidR="00DF3B53" w:rsidRPr="005C691B" w:rsidRDefault="00DF3B53" w:rsidP="00EE24D1">
            <w:pPr>
              <w:pStyle w:val="BodyText"/>
              <w:ind w:left="0"/>
              <w:rPr>
                <w:rFonts w:ascii="Arial" w:hAnsi="Arial" w:cs="Arial"/>
                <w:lang w:val="en-CA"/>
              </w:rPr>
            </w:pPr>
            <w:r w:rsidRPr="005C691B">
              <w:rPr>
                <w:rFonts w:ascii="Arial" w:hAnsi="Arial" w:cs="Arial"/>
                <w:b/>
                <w:bCs/>
              </w:rPr>
              <w:t>Refer to SCR05</w:t>
            </w:r>
            <w:r>
              <w:rPr>
                <w:rFonts w:ascii="Arial" w:hAnsi="Arial" w:cs="Arial"/>
                <w:b/>
                <w:bCs/>
              </w:rPr>
              <w:t xml:space="preserve">.1 &amp; </w:t>
            </w:r>
            <w:r w:rsidRPr="005C691B">
              <w:rPr>
                <w:rFonts w:ascii="Arial" w:hAnsi="Arial" w:cs="Arial"/>
                <w:b/>
                <w:bCs/>
              </w:rPr>
              <w:t>SCR05</w:t>
            </w:r>
            <w:r>
              <w:rPr>
                <w:rFonts w:ascii="Arial" w:hAnsi="Arial" w:cs="Arial"/>
                <w:b/>
                <w:bCs/>
              </w:rPr>
              <w:t>.2</w:t>
            </w:r>
          </w:p>
        </w:tc>
      </w:tr>
      <w:tr w:rsidR="00DF3B53" w:rsidRPr="005C691B" w14:paraId="5D26D586"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61A7B95F"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10</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A7F6F63" w14:textId="77777777" w:rsidR="00DF3B53" w:rsidRPr="005C691B" w:rsidRDefault="00DF3B53" w:rsidP="00EE24D1">
            <w:pPr>
              <w:spacing w:line="240" w:lineRule="auto"/>
              <w:ind w:left="0"/>
              <w:rPr>
                <w:rFonts w:ascii="Arial" w:hAnsi="Arial" w:cs="Arial"/>
                <w:color w:val="000000" w:themeColor="text1"/>
                <w:lang w:val="en-CA"/>
              </w:rPr>
            </w:pPr>
            <w:r w:rsidRPr="005C691B">
              <w:rPr>
                <w:rFonts w:ascii="Arial" w:hAnsi="Arial" w:cs="Arial"/>
                <w:color w:val="000000" w:themeColor="text1"/>
              </w:rPr>
              <w:t xml:space="preserve">Read </w:t>
            </w:r>
            <w:r w:rsidRPr="00FB2ABD">
              <w:rPr>
                <w:rFonts w:ascii="Arial" w:hAnsi="Arial" w:cs="Arial"/>
                <w:b/>
                <w:bCs/>
                <w:color w:val="000000" w:themeColor="text1"/>
              </w:rPr>
              <w:t>Cost Center/Centr</w:t>
            </w:r>
            <w:r w:rsidRPr="00FB2ABD">
              <w:rPr>
                <w:rFonts w:ascii="Arial" w:hAnsi="Arial" w:cs="Arial"/>
                <w:b/>
                <w:bCs/>
                <w:color w:val="000000" w:themeColor="text1"/>
              </w:rPr>
              <w:cr/>
              <w:t>de</w:t>
            </w:r>
            <w:r>
              <w:rPr>
                <w:rFonts w:ascii="Arial" w:hAnsi="Arial" w:cs="Arial"/>
                <w:b/>
                <w:bCs/>
                <w:color w:val="000000" w:themeColor="text1"/>
              </w:rPr>
              <w:t xml:space="preserve"> </w:t>
            </w:r>
            <w:proofErr w:type="spellStart"/>
            <w:r w:rsidRPr="00FB2ABD">
              <w:rPr>
                <w:rFonts w:ascii="Arial" w:hAnsi="Arial" w:cs="Arial"/>
                <w:b/>
                <w:bCs/>
                <w:color w:val="000000" w:themeColor="text1"/>
              </w:rPr>
              <w:t>coûts</w:t>
            </w:r>
            <w:proofErr w:type="spellEnd"/>
            <w:r w:rsidRPr="005C691B">
              <w:rPr>
                <w:rFonts w:ascii="Arial" w:hAnsi="Arial" w:cs="Arial"/>
                <w:color w:val="000000" w:themeColor="text1"/>
              </w:rPr>
              <w:t xml:space="preserve"> </w:t>
            </w:r>
            <w:r w:rsidRPr="005C691B">
              <w:rPr>
                <w:rFonts w:ascii="Arial" w:eastAsia="Calibri" w:hAnsi="Arial" w:cs="Arial"/>
                <w:color w:val="000000" w:themeColor="text1"/>
              </w:rPr>
              <w:t>value in</w:t>
            </w:r>
            <w:r w:rsidRPr="005C691B">
              <w:rPr>
                <w:rFonts w:ascii="Arial" w:hAnsi="Arial" w:cs="Arial"/>
                <w:color w:val="000000" w:themeColor="text1"/>
                <w:lang w:val="en-CA"/>
              </w:rPr>
              <w:t xml:space="preserve"> JV form</w:t>
            </w:r>
          </w:p>
          <w:p w14:paraId="05E12F2A" w14:textId="77777777" w:rsidR="00DF3B53" w:rsidRPr="005C691B" w:rsidRDefault="00DF3B53" w:rsidP="00EE24D1">
            <w:pPr>
              <w:pStyle w:val="BodyText"/>
              <w:ind w:left="0"/>
              <w:rPr>
                <w:rFonts w:ascii="Arial" w:hAnsi="Arial" w:cs="Arial"/>
                <w:color w:val="000000" w:themeColor="text1"/>
                <w:lang w:val="en-CA"/>
              </w:rPr>
            </w:pPr>
            <w:r w:rsidRPr="005C691B">
              <w:rPr>
                <w:rFonts w:ascii="Arial" w:hAnsi="Arial" w:cs="Arial"/>
                <w:lang w:val="en-CA"/>
              </w:rPr>
              <w:t>IF missing, throw business exception, and move the email to “Failed” email folder</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2ADB1E06" w14:textId="77777777" w:rsidR="00DF3B53" w:rsidRPr="005C691B" w:rsidRDefault="00DF3B53" w:rsidP="00EE24D1">
            <w:pPr>
              <w:pStyle w:val="BodyText"/>
              <w:ind w:left="0"/>
              <w:rPr>
                <w:rFonts w:ascii="Arial" w:hAnsi="Arial" w:cs="Arial"/>
                <w:color w:val="000000" w:themeColor="text1"/>
                <w:lang w:val="en-CA"/>
              </w:rPr>
            </w:pPr>
            <w:r w:rsidRPr="005C691B">
              <w:rPr>
                <w:rFonts w:ascii="Arial" w:hAnsi="Arial" w:cs="Arial"/>
                <w:lang w:val="en-CA"/>
              </w:rPr>
              <w:t xml:space="preserve">Mandatory Field - </w:t>
            </w:r>
            <w:r w:rsidRPr="005C691B">
              <w:rPr>
                <w:rFonts w:ascii="Arial" w:hAnsi="Arial" w:cs="Arial"/>
                <w:color w:val="000000" w:themeColor="text1"/>
                <w:highlight w:val="yellow"/>
                <w:lang w:val="en-CA"/>
              </w:rPr>
              <w:t>Must not be Blank in Credit/Debit Tables</w:t>
            </w:r>
          </w:p>
          <w:p w14:paraId="331B95C3" w14:textId="77777777" w:rsidR="00DF3B53" w:rsidRPr="005C691B" w:rsidRDefault="00DF3B53" w:rsidP="00EE24D1">
            <w:pPr>
              <w:pStyle w:val="BodyText"/>
              <w:ind w:left="0"/>
              <w:rPr>
                <w:rFonts w:ascii="Arial" w:hAnsi="Arial" w:cs="Arial"/>
                <w:color w:val="000000" w:themeColor="text1"/>
                <w:lang w:val="en-CA"/>
              </w:rPr>
            </w:pPr>
            <w:r w:rsidRPr="005C691B">
              <w:rPr>
                <w:rFonts w:ascii="Arial" w:hAnsi="Arial" w:cs="Arial"/>
                <w:color w:val="000000" w:themeColor="text1"/>
                <w:lang w:val="en-CA"/>
              </w:rPr>
              <w:t>String length - 6 alphanumeric</w:t>
            </w:r>
          </w:p>
          <w:p w14:paraId="444D1B8D" w14:textId="77777777" w:rsidR="00DF3B53" w:rsidRPr="005C691B" w:rsidRDefault="00DF3B53" w:rsidP="00EE24D1">
            <w:pPr>
              <w:pStyle w:val="BodyText"/>
              <w:ind w:left="0"/>
              <w:rPr>
                <w:rFonts w:ascii="Arial" w:hAnsi="Arial" w:cs="Arial"/>
                <w:lang w:val="en-CA"/>
              </w:rPr>
            </w:pPr>
            <w:r w:rsidRPr="005C691B">
              <w:rPr>
                <w:rFonts w:ascii="Arial" w:hAnsi="Arial" w:cs="Arial"/>
                <w:b/>
                <w:bCs/>
              </w:rPr>
              <w:t>Refer to SCR05</w:t>
            </w:r>
            <w:r>
              <w:rPr>
                <w:rFonts w:ascii="Arial" w:hAnsi="Arial" w:cs="Arial"/>
                <w:b/>
                <w:bCs/>
              </w:rPr>
              <w:t xml:space="preserve">.1 &amp; </w:t>
            </w:r>
            <w:r w:rsidRPr="005C691B">
              <w:rPr>
                <w:rFonts w:ascii="Arial" w:hAnsi="Arial" w:cs="Arial"/>
                <w:b/>
                <w:bCs/>
              </w:rPr>
              <w:t>SCR05</w:t>
            </w:r>
            <w:r>
              <w:rPr>
                <w:rFonts w:ascii="Arial" w:hAnsi="Arial" w:cs="Arial"/>
                <w:b/>
                <w:bCs/>
              </w:rPr>
              <w:t>.2</w:t>
            </w:r>
          </w:p>
        </w:tc>
      </w:tr>
      <w:tr w:rsidR="00DF3B53" w:rsidRPr="005C691B" w14:paraId="6AD809F3"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35DA65B3"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167C4CB6" w14:textId="77777777" w:rsidR="00DF3B53" w:rsidRPr="00CE0248" w:rsidRDefault="00DF3B53" w:rsidP="00EE24D1">
            <w:pPr>
              <w:spacing w:line="240" w:lineRule="auto"/>
              <w:ind w:left="0"/>
              <w:rPr>
                <w:rFonts w:ascii="Arial" w:eastAsia="Calibri" w:hAnsi="Arial" w:cs="Arial"/>
                <w:color w:val="000000" w:themeColor="text1"/>
              </w:rPr>
            </w:pPr>
            <w:r w:rsidRPr="005C691B">
              <w:rPr>
                <w:rFonts w:ascii="Arial" w:eastAsia="Calibri" w:hAnsi="Arial" w:cs="Arial"/>
                <w:color w:val="000000" w:themeColor="text1"/>
              </w:rPr>
              <w:t xml:space="preserve">Read </w:t>
            </w:r>
            <w:r w:rsidRPr="00CE0248">
              <w:rPr>
                <w:rFonts w:ascii="Arial" w:eastAsia="Calibri" w:hAnsi="Arial" w:cs="Arial"/>
                <w:b/>
                <w:bCs/>
                <w:color w:val="000000" w:themeColor="text1"/>
              </w:rPr>
              <w:t>Functional Area/</w:t>
            </w:r>
            <w:proofErr w:type="spellStart"/>
            <w:r w:rsidRPr="00CE0248">
              <w:rPr>
                <w:rFonts w:ascii="Arial" w:eastAsia="Calibri" w:hAnsi="Arial" w:cs="Arial"/>
                <w:b/>
                <w:bCs/>
                <w:color w:val="000000" w:themeColor="text1"/>
              </w:rPr>
              <w:t>Secteur</w:t>
            </w:r>
            <w:proofErr w:type="spellEnd"/>
            <w:r w:rsidRPr="00CE0248">
              <w:rPr>
                <w:rFonts w:ascii="Arial" w:eastAsia="Calibri" w:hAnsi="Arial" w:cs="Arial"/>
                <w:b/>
                <w:bCs/>
                <w:color w:val="000000" w:themeColor="text1"/>
              </w:rPr>
              <w:t xml:space="preserve"> </w:t>
            </w:r>
            <w:proofErr w:type="spellStart"/>
            <w:r w:rsidRPr="00CE0248">
              <w:rPr>
                <w:rFonts w:ascii="Arial" w:eastAsia="Calibri" w:hAnsi="Arial" w:cs="Arial"/>
                <w:b/>
                <w:bCs/>
                <w:color w:val="000000" w:themeColor="text1"/>
              </w:rPr>
              <w:t>fonctionne</w:t>
            </w:r>
            <w:r>
              <w:rPr>
                <w:rFonts w:ascii="Arial" w:eastAsia="Calibri" w:hAnsi="Arial" w:cs="Arial"/>
                <w:b/>
                <w:bCs/>
                <w:color w:val="000000" w:themeColor="text1"/>
              </w:rPr>
              <w:t>l</w:t>
            </w:r>
            <w:proofErr w:type="spellEnd"/>
            <w:r>
              <w:rPr>
                <w:rFonts w:ascii="Arial" w:eastAsia="Calibri" w:hAnsi="Arial" w:cs="Arial"/>
                <w:color w:val="000000" w:themeColor="text1"/>
              </w:rPr>
              <w:t xml:space="preserve"> </w:t>
            </w:r>
            <w:r w:rsidRPr="005C691B">
              <w:rPr>
                <w:rFonts w:ascii="Arial" w:eastAsia="Calibri" w:hAnsi="Arial" w:cs="Arial"/>
                <w:color w:val="000000" w:themeColor="text1"/>
              </w:rPr>
              <w:t xml:space="preserve"> value in</w:t>
            </w:r>
            <w:r w:rsidRPr="005C691B">
              <w:rPr>
                <w:rFonts w:ascii="Arial" w:hAnsi="Arial" w:cs="Arial"/>
                <w:color w:val="000000" w:themeColor="text1"/>
                <w:lang w:val="en-CA"/>
              </w:rPr>
              <w:t xml:space="preserve"> JV form</w:t>
            </w:r>
          </w:p>
          <w:p w14:paraId="39979CF0" w14:textId="77777777" w:rsidR="00DF3B53" w:rsidRPr="005C691B" w:rsidRDefault="00DF3B53" w:rsidP="00EE24D1">
            <w:pPr>
              <w:spacing w:line="240" w:lineRule="auto"/>
              <w:ind w:left="0"/>
              <w:rPr>
                <w:rFonts w:ascii="Arial" w:hAnsi="Arial" w:cs="Arial"/>
                <w:color w:val="000000" w:themeColor="text1"/>
              </w:rPr>
            </w:pPr>
            <w:r w:rsidRPr="005C691B">
              <w:rPr>
                <w:rFonts w:ascii="Arial" w:hAnsi="Arial" w:cs="Arial"/>
                <w:lang w:val="en-CA"/>
              </w:rPr>
              <w:t xml:space="preserve">IF missing, throw business exception, and move the email to “Failed” email folder </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086C6D38" w14:textId="77777777" w:rsidR="00DF3B53" w:rsidRPr="005C691B" w:rsidRDefault="00DF3B53" w:rsidP="00EE24D1">
            <w:pPr>
              <w:pStyle w:val="BodyText"/>
              <w:ind w:left="0"/>
              <w:rPr>
                <w:rFonts w:ascii="Arial" w:hAnsi="Arial" w:cs="Arial"/>
                <w:color w:val="000000" w:themeColor="text1"/>
                <w:lang w:val="en-CA"/>
              </w:rPr>
            </w:pPr>
            <w:r w:rsidRPr="005C691B">
              <w:rPr>
                <w:rFonts w:ascii="Arial" w:hAnsi="Arial" w:cs="Arial"/>
                <w:lang w:val="en-CA"/>
              </w:rPr>
              <w:t xml:space="preserve">Mandatory Field - </w:t>
            </w:r>
            <w:r w:rsidRPr="005C691B">
              <w:rPr>
                <w:rFonts w:ascii="Arial" w:hAnsi="Arial" w:cs="Arial"/>
                <w:color w:val="000000" w:themeColor="text1"/>
                <w:highlight w:val="yellow"/>
                <w:lang w:val="en-CA"/>
              </w:rPr>
              <w:t>Must not be Blank in Credit/Debit Tables</w:t>
            </w:r>
          </w:p>
          <w:p w14:paraId="42A6C281" w14:textId="77777777" w:rsidR="00DF3B53" w:rsidRPr="005C691B" w:rsidRDefault="00DF3B53" w:rsidP="00EE24D1">
            <w:pPr>
              <w:pStyle w:val="BodyText"/>
              <w:ind w:left="0"/>
              <w:rPr>
                <w:rFonts w:ascii="Arial" w:hAnsi="Arial" w:cs="Arial"/>
                <w:color w:val="000000" w:themeColor="text1"/>
                <w:lang w:val="en-CA"/>
              </w:rPr>
            </w:pPr>
            <w:r w:rsidRPr="005C691B">
              <w:rPr>
                <w:rFonts w:ascii="Arial" w:hAnsi="Arial" w:cs="Arial"/>
                <w:color w:val="000000" w:themeColor="text1"/>
                <w:lang w:val="en-CA"/>
              </w:rPr>
              <w:t>String length - 4 alphanumeric</w:t>
            </w:r>
          </w:p>
          <w:p w14:paraId="12809B71" w14:textId="77777777" w:rsidR="00DF3B53" w:rsidRPr="005C691B" w:rsidRDefault="00DF3B53" w:rsidP="00EE24D1">
            <w:pPr>
              <w:pStyle w:val="BodyText"/>
              <w:ind w:left="0"/>
              <w:rPr>
                <w:rFonts w:ascii="Arial" w:hAnsi="Arial" w:cs="Arial"/>
                <w:lang w:val="en-CA"/>
              </w:rPr>
            </w:pPr>
            <w:r w:rsidRPr="005C691B">
              <w:rPr>
                <w:rFonts w:ascii="Arial" w:hAnsi="Arial" w:cs="Arial"/>
                <w:b/>
                <w:bCs/>
              </w:rPr>
              <w:t>Refer to SCR05</w:t>
            </w:r>
            <w:r>
              <w:rPr>
                <w:rFonts w:ascii="Arial" w:hAnsi="Arial" w:cs="Arial"/>
                <w:b/>
                <w:bCs/>
              </w:rPr>
              <w:t xml:space="preserve">.1 &amp; </w:t>
            </w:r>
            <w:r w:rsidRPr="005C691B">
              <w:rPr>
                <w:rFonts w:ascii="Arial" w:hAnsi="Arial" w:cs="Arial"/>
                <w:b/>
                <w:bCs/>
              </w:rPr>
              <w:t>SCR05</w:t>
            </w:r>
            <w:r>
              <w:rPr>
                <w:rFonts w:ascii="Arial" w:hAnsi="Arial" w:cs="Arial"/>
                <w:b/>
                <w:bCs/>
              </w:rPr>
              <w:t>.2</w:t>
            </w:r>
          </w:p>
        </w:tc>
      </w:tr>
      <w:tr w:rsidR="00DF3B53" w:rsidRPr="005C691B" w14:paraId="79E92E90"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7D02AF8D"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11</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6B15B339" w14:textId="77777777" w:rsidR="00DF3B53" w:rsidRPr="005C691B" w:rsidRDefault="00DF3B53" w:rsidP="00EE24D1">
            <w:pPr>
              <w:spacing w:line="240" w:lineRule="auto"/>
              <w:ind w:left="0"/>
              <w:rPr>
                <w:rFonts w:ascii="Arial" w:hAnsi="Arial" w:cs="Arial"/>
                <w:color w:val="000000" w:themeColor="text1"/>
                <w:lang w:val="en-CA"/>
              </w:rPr>
            </w:pPr>
            <w:r w:rsidRPr="005C691B">
              <w:rPr>
                <w:rFonts w:ascii="Arial" w:eastAsia="Calibri" w:hAnsi="Arial" w:cs="Arial"/>
                <w:color w:val="000000" w:themeColor="text1"/>
              </w:rPr>
              <w:t xml:space="preserve">Read </w:t>
            </w:r>
            <w:r w:rsidRPr="00CE0248">
              <w:rPr>
                <w:rFonts w:ascii="Arial" w:eastAsia="Calibri" w:hAnsi="Arial" w:cs="Arial"/>
                <w:b/>
                <w:bCs/>
                <w:color w:val="000000" w:themeColor="text1"/>
              </w:rPr>
              <w:t>CDO/BMC</w:t>
            </w:r>
            <w:r w:rsidRPr="005C691B">
              <w:rPr>
                <w:rFonts w:ascii="Arial" w:eastAsia="Calibri" w:hAnsi="Arial" w:cs="Arial"/>
                <w:color w:val="000000" w:themeColor="text1"/>
              </w:rPr>
              <w:t xml:space="preserve"> </w:t>
            </w:r>
            <w:r w:rsidRPr="005C691B">
              <w:rPr>
                <w:rFonts w:ascii="Arial" w:hAnsi="Arial" w:cs="Arial"/>
                <w:color w:val="000000" w:themeColor="text1"/>
                <w:lang w:val="en-CA"/>
              </w:rPr>
              <w:t xml:space="preserve">in JV </w:t>
            </w:r>
            <w:r w:rsidRPr="005C691B">
              <w:rPr>
                <w:rFonts w:ascii="Arial" w:eastAsia="Calibri" w:hAnsi="Arial" w:cs="Arial"/>
                <w:color w:val="000000" w:themeColor="text1"/>
              </w:rPr>
              <w:t>value in JV</w:t>
            </w:r>
            <w:r w:rsidRPr="005C691B">
              <w:rPr>
                <w:rFonts w:ascii="Arial" w:hAnsi="Arial" w:cs="Arial"/>
                <w:color w:val="000000" w:themeColor="text1"/>
                <w:lang w:val="en-CA"/>
              </w:rPr>
              <w:t xml:space="preserve"> form</w:t>
            </w:r>
          </w:p>
          <w:p w14:paraId="3A898D6A" w14:textId="77777777" w:rsidR="00DF3B53" w:rsidRPr="005C691B" w:rsidRDefault="00DF3B53" w:rsidP="00EE24D1">
            <w:pPr>
              <w:spacing w:line="240" w:lineRule="auto"/>
              <w:ind w:left="0"/>
              <w:rPr>
                <w:rFonts w:ascii="Arial" w:hAnsi="Arial" w:cs="Arial"/>
                <w:color w:val="000000" w:themeColor="text1"/>
                <w:lang w:val="en-CA"/>
              </w:rPr>
            </w:pPr>
            <w:r w:rsidRPr="005C691B">
              <w:rPr>
                <w:rFonts w:ascii="Arial" w:eastAsia="Calibri" w:hAnsi="Arial" w:cs="Arial"/>
                <w:color w:val="000000" w:themeColor="text1"/>
                <w:lang w:val="en-CA"/>
              </w:rPr>
              <w:t>IF</w:t>
            </w:r>
            <w:r w:rsidRPr="005C691B">
              <w:rPr>
                <w:rFonts w:ascii="Arial" w:eastAsia="Calibri" w:hAnsi="Arial" w:cs="Arial"/>
                <w:color w:val="000000" w:themeColor="text1"/>
              </w:rPr>
              <w:t xml:space="preserve"> the JV form doesn’t have the CDO referenced for the bot to input, use cost center to determine CDO, use 2100 for cost centers beginning with 2 and 9000 for all other cost centers</w:t>
            </w:r>
          </w:p>
          <w:p w14:paraId="4A02F127" w14:textId="77777777" w:rsidR="00DF3B53" w:rsidRPr="005C691B" w:rsidRDefault="00DF3B53" w:rsidP="00EE24D1">
            <w:pPr>
              <w:spacing w:line="240" w:lineRule="auto"/>
              <w:ind w:left="0"/>
              <w:rPr>
                <w:rFonts w:ascii="Arial" w:hAnsi="Arial" w:cs="Arial"/>
                <w:color w:val="000000" w:themeColor="text1"/>
                <w:lang w:val="en-CA"/>
              </w:rPr>
            </w:pPr>
          </w:p>
          <w:p w14:paraId="6DEA303E" w14:textId="77777777" w:rsidR="00DF3B53" w:rsidRPr="005C691B" w:rsidRDefault="00DF3B53" w:rsidP="00EE24D1">
            <w:pPr>
              <w:spacing w:line="240" w:lineRule="auto"/>
              <w:ind w:left="0"/>
              <w:rPr>
                <w:rFonts w:ascii="Arial" w:eastAsia="Calibri" w:hAnsi="Arial" w:cs="Arial"/>
                <w:color w:val="000000" w:themeColor="text1"/>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4C49BAE0" w14:textId="77777777" w:rsidR="00DF3B53" w:rsidRPr="005C691B" w:rsidRDefault="00DF3B53" w:rsidP="00EE24D1">
            <w:pPr>
              <w:spacing w:line="240" w:lineRule="auto"/>
              <w:ind w:left="0"/>
              <w:rPr>
                <w:rFonts w:ascii="Arial" w:hAnsi="Arial" w:cs="Arial"/>
                <w:b/>
                <w:bCs/>
                <w:color w:val="000000" w:themeColor="text1"/>
                <w:lang w:val="en-CA"/>
              </w:rPr>
            </w:pPr>
            <w:r w:rsidRPr="005C691B">
              <w:rPr>
                <w:rFonts w:ascii="Arial" w:hAnsi="Arial" w:cs="Arial"/>
                <w:lang w:val="en-CA"/>
              </w:rPr>
              <w:lastRenderedPageBreak/>
              <w:t xml:space="preserve">Mandatory Field - </w:t>
            </w:r>
            <w:r w:rsidRPr="005C691B">
              <w:rPr>
                <w:rFonts w:ascii="Arial" w:hAnsi="Arial" w:cs="Arial"/>
                <w:color w:val="000000" w:themeColor="text1"/>
                <w:highlight w:val="yellow"/>
                <w:lang w:val="en-CA"/>
              </w:rPr>
              <w:t xml:space="preserve">Must not be Blank in Credit/Debit Tables in SAP </w:t>
            </w:r>
            <w:r w:rsidRPr="005C691B">
              <w:rPr>
                <w:rFonts w:ascii="Arial" w:hAnsi="Arial" w:cs="Arial"/>
                <w:b/>
                <w:bCs/>
                <w:color w:val="000000" w:themeColor="text1"/>
                <w:highlight w:val="yellow"/>
                <w:lang w:val="en-CA"/>
              </w:rPr>
              <w:t>but can be blank on JV form</w:t>
            </w:r>
            <w:r w:rsidRPr="005C691B">
              <w:rPr>
                <w:rFonts w:ascii="Arial" w:hAnsi="Arial" w:cs="Arial"/>
                <w:b/>
                <w:bCs/>
                <w:color w:val="000000" w:themeColor="text1"/>
                <w:lang w:val="en-CA"/>
              </w:rPr>
              <w:t xml:space="preserve"> </w:t>
            </w:r>
          </w:p>
          <w:p w14:paraId="4393030F" w14:textId="77777777" w:rsidR="00DF3B53" w:rsidRPr="005C691B" w:rsidRDefault="00DF3B53" w:rsidP="00EE24D1">
            <w:pPr>
              <w:pStyle w:val="BodyText"/>
              <w:ind w:left="0"/>
              <w:rPr>
                <w:rFonts w:ascii="Arial" w:hAnsi="Arial" w:cs="Arial"/>
                <w:lang w:val="en-CA"/>
              </w:rPr>
            </w:pPr>
            <w:r w:rsidRPr="005C691B">
              <w:rPr>
                <w:rFonts w:ascii="Arial" w:hAnsi="Arial" w:cs="Arial"/>
                <w:b/>
                <w:bCs/>
              </w:rPr>
              <w:t>Refer to SCR05</w:t>
            </w:r>
            <w:r>
              <w:rPr>
                <w:rFonts w:ascii="Arial" w:hAnsi="Arial" w:cs="Arial"/>
                <w:b/>
                <w:bCs/>
              </w:rPr>
              <w:t xml:space="preserve">.1 &amp; </w:t>
            </w:r>
            <w:r w:rsidRPr="005C691B">
              <w:rPr>
                <w:rFonts w:ascii="Arial" w:hAnsi="Arial" w:cs="Arial"/>
                <w:b/>
                <w:bCs/>
              </w:rPr>
              <w:t>SCR05</w:t>
            </w:r>
            <w:r>
              <w:rPr>
                <w:rFonts w:ascii="Arial" w:hAnsi="Arial" w:cs="Arial"/>
                <w:b/>
                <w:bCs/>
              </w:rPr>
              <w:t>.2</w:t>
            </w:r>
          </w:p>
        </w:tc>
      </w:tr>
      <w:tr w:rsidR="00DF3B53" w:rsidRPr="005C691B" w14:paraId="1B8EC72B"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01AC3B89"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12</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47749591" w14:textId="77777777" w:rsidR="00DF3B53" w:rsidRPr="005C691B" w:rsidRDefault="00DF3B53" w:rsidP="00EE24D1">
            <w:pPr>
              <w:spacing w:line="240" w:lineRule="auto"/>
              <w:ind w:left="0"/>
              <w:rPr>
                <w:rFonts w:ascii="Arial" w:eastAsia="Calibri" w:hAnsi="Arial" w:cs="Arial"/>
                <w:color w:val="000000" w:themeColor="text1"/>
              </w:rPr>
            </w:pPr>
            <w:r w:rsidRPr="005C691B">
              <w:rPr>
                <w:rFonts w:ascii="Arial" w:hAnsi="Arial" w:cs="Arial"/>
                <w:color w:val="000000" w:themeColor="text1"/>
                <w:lang w:val="en-CA"/>
              </w:rPr>
              <w:t xml:space="preserve">Read </w:t>
            </w:r>
            <w:r w:rsidRPr="00CE0248">
              <w:rPr>
                <w:rFonts w:ascii="Arial" w:hAnsi="Arial" w:cs="Arial"/>
                <w:b/>
                <w:bCs/>
                <w:color w:val="000000" w:themeColor="text1"/>
                <w:lang w:val="en-CA"/>
              </w:rPr>
              <w:t>Reason Row/Motif</w:t>
            </w:r>
            <w:r w:rsidRPr="005C691B">
              <w:rPr>
                <w:rFonts w:ascii="Arial" w:hAnsi="Arial" w:cs="Arial"/>
                <w:color w:val="000000" w:themeColor="text1"/>
                <w:lang w:val="en-CA"/>
              </w:rPr>
              <w:t xml:space="preserve"> in JV form</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5E9AA841" w14:textId="77777777" w:rsidR="00DF3B53" w:rsidRPr="005C691B" w:rsidRDefault="00DF3B53" w:rsidP="00EE24D1">
            <w:pPr>
              <w:spacing w:line="240" w:lineRule="auto"/>
              <w:ind w:left="0"/>
              <w:rPr>
                <w:rFonts w:ascii="Arial" w:hAnsi="Arial" w:cs="Arial"/>
                <w:lang w:val="en-CA"/>
              </w:rPr>
            </w:pPr>
            <w:r w:rsidRPr="005C691B">
              <w:rPr>
                <w:rFonts w:ascii="Arial" w:hAnsi="Arial" w:cs="Arial"/>
                <w:lang w:val="en-CA"/>
              </w:rPr>
              <w:t>Optional Field</w:t>
            </w:r>
          </w:p>
          <w:p w14:paraId="6E35A884" w14:textId="77777777" w:rsidR="00DF3B53" w:rsidRPr="005C691B" w:rsidRDefault="00DF3B53" w:rsidP="00EE24D1">
            <w:pPr>
              <w:spacing w:line="240" w:lineRule="auto"/>
              <w:ind w:left="0"/>
              <w:rPr>
                <w:rFonts w:ascii="Arial" w:hAnsi="Arial" w:cs="Arial"/>
                <w:lang w:val="en-CA"/>
              </w:rPr>
            </w:pPr>
            <w:r w:rsidRPr="005C691B">
              <w:rPr>
                <w:rFonts w:ascii="Arial" w:hAnsi="Arial" w:cs="Arial"/>
                <w:b/>
                <w:bCs/>
                <w:lang w:val="en-CA"/>
              </w:rPr>
              <w:t>Refer to SCR06</w:t>
            </w:r>
            <w:r>
              <w:rPr>
                <w:rFonts w:ascii="Arial" w:hAnsi="Arial" w:cs="Arial"/>
                <w:b/>
                <w:bCs/>
                <w:lang w:val="en-CA"/>
              </w:rPr>
              <w:t xml:space="preserve">.1 &amp; </w:t>
            </w:r>
            <w:r w:rsidRPr="005C691B">
              <w:rPr>
                <w:rFonts w:ascii="Arial" w:hAnsi="Arial" w:cs="Arial"/>
                <w:b/>
                <w:bCs/>
                <w:lang w:val="en-CA"/>
              </w:rPr>
              <w:t>SCR06</w:t>
            </w:r>
            <w:r>
              <w:rPr>
                <w:rFonts w:ascii="Arial" w:hAnsi="Arial" w:cs="Arial"/>
                <w:b/>
                <w:bCs/>
                <w:lang w:val="en-CA"/>
              </w:rPr>
              <w:t>.2</w:t>
            </w:r>
          </w:p>
        </w:tc>
      </w:tr>
      <w:tr w:rsidR="00DF3B53" w:rsidRPr="005C691B" w14:paraId="7B5184A1"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4F7B6FCC"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13</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4D7CC145" w14:textId="77777777" w:rsidR="00DF3B53" w:rsidRPr="005C691B" w:rsidRDefault="00DF3B53" w:rsidP="00EE24D1">
            <w:pPr>
              <w:spacing w:line="240" w:lineRule="auto"/>
              <w:ind w:left="0"/>
              <w:rPr>
                <w:rFonts w:ascii="Arial" w:hAnsi="Arial" w:cs="Arial"/>
                <w:color w:val="000000" w:themeColor="text1"/>
                <w:lang w:val="en-CA"/>
              </w:rPr>
            </w:pPr>
            <w:r w:rsidRPr="005C691B">
              <w:rPr>
                <w:rFonts w:ascii="Arial" w:eastAsia="Calibri" w:hAnsi="Arial" w:cs="Arial"/>
                <w:color w:val="000000" w:themeColor="text1"/>
              </w:rPr>
              <w:t xml:space="preserve">Read </w:t>
            </w:r>
            <w:r w:rsidRPr="000D4606">
              <w:rPr>
                <w:rFonts w:ascii="Arial" w:eastAsia="Calibri" w:hAnsi="Arial" w:cs="Arial"/>
                <w:b/>
                <w:bCs/>
                <w:color w:val="000000" w:themeColor="text1"/>
              </w:rPr>
              <w:t xml:space="preserve">Internal Order Number/ </w:t>
            </w:r>
            <w:proofErr w:type="spellStart"/>
            <w:r w:rsidRPr="000D4606">
              <w:rPr>
                <w:rFonts w:ascii="Arial" w:eastAsia="Calibri" w:hAnsi="Arial" w:cs="Arial"/>
                <w:b/>
                <w:bCs/>
                <w:color w:val="000000" w:themeColor="text1"/>
              </w:rPr>
              <w:t>Numéro</w:t>
            </w:r>
            <w:proofErr w:type="spellEnd"/>
            <w:r w:rsidRPr="000D4606">
              <w:rPr>
                <w:rFonts w:ascii="Arial" w:eastAsia="Calibri" w:hAnsi="Arial" w:cs="Arial"/>
                <w:b/>
                <w:bCs/>
                <w:color w:val="000000" w:themeColor="text1"/>
              </w:rPr>
              <w:t xml:space="preserve"> de </w:t>
            </w:r>
            <w:proofErr w:type="spellStart"/>
            <w:r w:rsidRPr="000D4606">
              <w:rPr>
                <w:rFonts w:ascii="Arial" w:eastAsia="Calibri" w:hAnsi="Arial" w:cs="Arial"/>
                <w:b/>
                <w:bCs/>
                <w:color w:val="000000" w:themeColor="text1"/>
              </w:rPr>
              <w:t>commande</w:t>
            </w:r>
            <w:proofErr w:type="spellEnd"/>
            <w:r w:rsidRPr="000D4606">
              <w:rPr>
                <w:rFonts w:ascii="Arial" w:eastAsia="Calibri" w:hAnsi="Arial" w:cs="Arial"/>
                <w:b/>
                <w:bCs/>
                <w:color w:val="000000" w:themeColor="text1"/>
              </w:rPr>
              <w:t xml:space="preserve"> interne</w:t>
            </w:r>
            <w:r w:rsidRPr="005C691B">
              <w:rPr>
                <w:rFonts w:ascii="Arial" w:eastAsia="Calibri" w:hAnsi="Arial" w:cs="Arial"/>
                <w:color w:val="000000" w:themeColor="text1"/>
              </w:rPr>
              <w:t xml:space="preserve"> value in </w:t>
            </w:r>
            <w:r w:rsidRPr="005C691B">
              <w:rPr>
                <w:rFonts w:ascii="Arial" w:hAnsi="Arial" w:cs="Arial"/>
                <w:color w:val="000000" w:themeColor="text1"/>
                <w:lang w:val="en-CA"/>
              </w:rPr>
              <w:t>JV form</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460F5DF1" w14:textId="77777777" w:rsidR="00DF3B53" w:rsidRPr="005C691B" w:rsidRDefault="00DF3B53" w:rsidP="00EE24D1">
            <w:pPr>
              <w:spacing w:line="240" w:lineRule="auto"/>
              <w:ind w:left="0"/>
              <w:rPr>
                <w:rFonts w:ascii="Arial" w:hAnsi="Arial" w:cs="Arial"/>
                <w:lang w:val="en-CA"/>
              </w:rPr>
            </w:pPr>
            <w:r w:rsidRPr="005C691B">
              <w:rPr>
                <w:rFonts w:ascii="Arial" w:hAnsi="Arial" w:cs="Arial"/>
                <w:lang w:val="en-CA"/>
              </w:rPr>
              <w:t>Optional Field</w:t>
            </w:r>
          </w:p>
          <w:p w14:paraId="5693B347" w14:textId="77777777" w:rsidR="00DF3B53" w:rsidRPr="005C691B" w:rsidRDefault="00DF3B53" w:rsidP="00EE24D1">
            <w:pPr>
              <w:spacing w:line="240" w:lineRule="auto"/>
              <w:ind w:left="0"/>
              <w:rPr>
                <w:rFonts w:ascii="Arial" w:hAnsi="Arial" w:cs="Arial"/>
                <w:lang w:val="en-CA"/>
              </w:rPr>
            </w:pPr>
            <w:r w:rsidRPr="005C691B">
              <w:rPr>
                <w:rFonts w:ascii="Arial" w:hAnsi="Arial" w:cs="Arial"/>
                <w:b/>
                <w:bCs/>
                <w:lang w:val="en-CA"/>
              </w:rPr>
              <w:t>Refer to SCR06</w:t>
            </w:r>
            <w:r>
              <w:rPr>
                <w:rFonts w:ascii="Arial" w:hAnsi="Arial" w:cs="Arial"/>
                <w:b/>
                <w:bCs/>
                <w:lang w:val="en-CA"/>
              </w:rPr>
              <w:t xml:space="preserve">.1 &amp; </w:t>
            </w:r>
            <w:r w:rsidRPr="005C691B">
              <w:rPr>
                <w:rFonts w:ascii="Arial" w:hAnsi="Arial" w:cs="Arial"/>
                <w:b/>
                <w:bCs/>
                <w:lang w:val="en-CA"/>
              </w:rPr>
              <w:t>SCR06</w:t>
            </w:r>
            <w:r>
              <w:rPr>
                <w:rFonts w:ascii="Arial" w:hAnsi="Arial" w:cs="Arial"/>
                <w:b/>
                <w:bCs/>
                <w:lang w:val="en-CA"/>
              </w:rPr>
              <w:t>.2</w:t>
            </w:r>
          </w:p>
        </w:tc>
      </w:tr>
      <w:tr w:rsidR="00DF3B53" w:rsidRPr="005C691B" w14:paraId="0654AD53"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015A0C87"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14</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69F4A37" w14:textId="77777777" w:rsidR="00DF3B53" w:rsidRPr="000D4606" w:rsidRDefault="00DF3B53" w:rsidP="00EE24D1">
            <w:pPr>
              <w:spacing w:line="240" w:lineRule="auto"/>
              <w:ind w:left="0"/>
              <w:rPr>
                <w:rFonts w:ascii="Arial" w:eastAsia="Calibri" w:hAnsi="Arial" w:cs="Arial"/>
                <w:color w:val="000000" w:themeColor="text1"/>
                <w:lang w:val="fr-CA"/>
              </w:rPr>
            </w:pPr>
            <w:r w:rsidRPr="000D4606">
              <w:rPr>
                <w:rFonts w:ascii="Arial" w:eastAsia="Calibri" w:hAnsi="Arial" w:cs="Arial"/>
                <w:color w:val="000000" w:themeColor="text1"/>
                <w:lang w:val="fr-CA"/>
              </w:rPr>
              <w:t xml:space="preserve">Read </w:t>
            </w:r>
            <w:proofErr w:type="spellStart"/>
            <w:r w:rsidRPr="000D4606">
              <w:rPr>
                <w:rFonts w:ascii="Arial" w:eastAsia="Calibri" w:hAnsi="Arial" w:cs="Arial"/>
                <w:b/>
                <w:bCs/>
                <w:color w:val="000000" w:themeColor="text1"/>
                <w:lang w:val="fr-CA"/>
              </w:rPr>
              <w:t>Commitment</w:t>
            </w:r>
            <w:proofErr w:type="spellEnd"/>
            <w:r w:rsidRPr="000D4606">
              <w:rPr>
                <w:rFonts w:ascii="Arial" w:eastAsia="Calibri" w:hAnsi="Arial" w:cs="Arial"/>
                <w:b/>
                <w:bCs/>
                <w:color w:val="000000" w:themeColor="text1"/>
                <w:lang w:val="fr-CA"/>
              </w:rPr>
              <w:t xml:space="preserve"> (Funds </w:t>
            </w:r>
            <w:proofErr w:type="spellStart"/>
            <w:r w:rsidRPr="000D4606">
              <w:rPr>
                <w:rFonts w:ascii="Arial" w:eastAsia="Calibri" w:hAnsi="Arial" w:cs="Arial"/>
                <w:b/>
                <w:bCs/>
                <w:color w:val="000000" w:themeColor="text1"/>
                <w:lang w:val="fr-CA"/>
              </w:rPr>
              <w:t>Commitment</w:t>
            </w:r>
            <w:proofErr w:type="spellEnd"/>
            <w:r w:rsidRPr="000D4606">
              <w:rPr>
                <w:rFonts w:ascii="Arial" w:eastAsia="Calibri" w:hAnsi="Arial" w:cs="Arial"/>
                <w:b/>
                <w:bCs/>
                <w:color w:val="000000" w:themeColor="text1"/>
                <w:lang w:val="fr-CA"/>
              </w:rPr>
              <w:t xml:space="preserve">/ </w:t>
            </w:r>
            <w:proofErr w:type="spellStart"/>
            <w:r w:rsidRPr="000D4606">
              <w:rPr>
                <w:rFonts w:ascii="Arial" w:eastAsia="Calibri" w:hAnsi="Arial" w:cs="Arial"/>
                <w:b/>
                <w:bCs/>
                <w:color w:val="000000" w:themeColor="text1"/>
                <w:lang w:val="fr-CA"/>
              </w:rPr>
              <w:t>Purchase</w:t>
            </w:r>
            <w:proofErr w:type="spellEnd"/>
            <w:r w:rsidRPr="000D4606">
              <w:rPr>
                <w:rFonts w:ascii="Arial" w:eastAsia="Calibri" w:hAnsi="Arial" w:cs="Arial"/>
                <w:b/>
                <w:bCs/>
                <w:color w:val="000000" w:themeColor="text1"/>
                <w:lang w:val="fr-CA"/>
              </w:rPr>
              <w:t xml:space="preserve"> </w:t>
            </w:r>
            <w:proofErr w:type="spellStart"/>
            <w:r w:rsidRPr="000D4606">
              <w:rPr>
                <w:rFonts w:ascii="Arial" w:eastAsia="Calibri" w:hAnsi="Arial" w:cs="Arial"/>
                <w:b/>
                <w:bCs/>
                <w:color w:val="000000" w:themeColor="text1"/>
                <w:lang w:val="fr-CA"/>
              </w:rPr>
              <w:t>Order</w:t>
            </w:r>
            <w:proofErr w:type="spellEnd"/>
            <w:r w:rsidRPr="000D4606">
              <w:rPr>
                <w:rFonts w:ascii="Arial" w:eastAsia="Calibri" w:hAnsi="Arial" w:cs="Arial"/>
                <w:b/>
                <w:bCs/>
                <w:color w:val="000000" w:themeColor="text1"/>
                <w:lang w:val="fr-CA"/>
              </w:rPr>
              <w:t>/</w:t>
            </w:r>
            <w:proofErr w:type="spellStart"/>
            <w:r w:rsidRPr="000D4606">
              <w:rPr>
                <w:rFonts w:ascii="Arial" w:eastAsia="Calibri" w:hAnsi="Arial" w:cs="Arial"/>
                <w:b/>
                <w:bCs/>
                <w:color w:val="000000" w:themeColor="text1"/>
                <w:lang w:val="fr-CA"/>
              </w:rPr>
              <w:t>Card</w:t>
            </w:r>
            <w:proofErr w:type="spellEnd"/>
            <w:r w:rsidRPr="000D4606">
              <w:rPr>
                <w:rFonts w:ascii="Arial" w:eastAsia="Calibri" w:hAnsi="Arial" w:cs="Arial"/>
                <w:b/>
                <w:bCs/>
                <w:color w:val="000000" w:themeColor="text1"/>
                <w:lang w:val="fr-CA"/>
              </w:rPr>
              <w:t xml:space="preserve"> Document)  / Engagement(Engagement de</w:t>
            </w:r>
            <w:r w:rsidRPr="000D4606">
              <w:rPr>
                <w:rFonts w:ascii="Arial" w:eastAsia="Calibri" w:hAnsi="Arial" w:cs="Arial"/>
                <w:b/>
                <w:bCs/>
                <w:color w:val="000000" w:themeColor="text1"/>
                <w:lang w:val="fr-CA"/>
              </w:rPr>
              <w:cr/>
              <w:t>fonds/Bon de</w:t>
            </w:r>
            <w:r>
              <w:rPr>
                <w:rFonts w:ascii="Arial" w:eastAsia="Calibri" w:hAnsi="Arial" w:cs="Arial"/>
                <w:b/>
                <w:bCs/>
                <w:color w:val="000000" w:themeColor="text1"/>
                <w:lang w:val="fr-CA"/>
              </w:rPr>
              <w:t xml:space="preserve"> </w:t>
            </w:r>
            <w:r w:rsidRPr="000D4606">
              <w:rPr>
                <w:rFonts w:ascii="Arial" w:eastAsia="Calibri" w:hAnsi="Arial" w:cs="Arial"/>
                <w:b/>
                <w:bCs/>
                <w:color w:val="000000" w:themeColor="text1"/>
                <w:lang w:val="fr-CA"/>
              </w:rPr>
              <w:t>commande/</w:t>
            </w:r>
            <w:r w:rsidRPr="000D4606">
              <w:rPr>
                <w:rFonts w:ascii="Arial" w:eastAsia="Calibri" w:hAnsi="Arial" w:cs="Arial"/>
                <w:b/>
                <w:bCs/>
                <w:color w:val="000000" w:themeColor="text1"/>
                <w:lang w:val="fr-CA"/>
              </w:rPr>
              <w:cr/>
              <w:t>Document de</w:t>
            </w:r>
            <w:r>
              <w:rPr>
                <w:rFonts w:ascii="Arial" w:eastAsia="Calibri" w:hAnsi="Arial" w:cs="Arial"/>
                <w:b/>
                <w:bCs/>
                <w:color w:val="000000" w:themeColor="text1"/>
                <w:lang w:val="fr-CA"/>
              </w:rPr>
              <w:t xml:space="preserve"> </w:t>
            </w:r>
            <w:r w:rsidRPr="000D4606">
              <w:rPr>
                <w:rFonts w:ascii="Arial" w:eastAsia="Calibri" w:hAnsi="Arial" w:cs="Arial"/>
                <w:b/>
                <w:bCs/>
                <w:color w:val="000000" w:themeColor="text1"/>
                <w:lang w:val="fr-CA"/>
              </w:rPr>
              <w:t>carte)</w:t>
            </w:r>
            <w:r>
              <w:rPr>
                <w:rFonts w:ascii="Arial" w:eastAsia="Calibri" w:hAnsi="Arial" w:cs="Arial"/>
                <w:b/>
                <w:bCs/>
                <w:color w:val="000000" w:themeColor="text1"/>
                <w:lang w:val="fr-CA"/>
              </w:rPr>
              <w:t xml:space="preserve"> </w:t>
            </w:r>
            <w:r w:rsidRPr="000D4606">
              <w:rPr>
                <w:rFonts w:ascii="Arial" w:hAnsi="Arial" w:cs="Arial"/>
                <w:color w:val="000000" w:themeColor="text1"/>
                <w:lang w:val="fr-CA"/>
              </w:rPr>
              <w:t xml:space="preserve">in JV </w:t>
            </w:r>
            <w:proofErr w:type="spellStart"/>
            <w:r w:rsidRPr="000D4606">
              <w:rPr>
                <w:rFonts w:ascii="Arial" w:hAnsi="Arial" w:cs="Arial"/>
                <w:color w:val="000000" w:themeColor="text1"/>
                <w:lang w:val="fr-CA"/>
              </w:rPr>
              <w:t>form</w:t>
            </w:r>
            <w:proofErr w:type="spellEnd"/>
          </w:p>
          <w:p w14:paraId="57EF2281" w14:textId="77777777" w:rsidR="00DF3B53" w:rsidRPr="005C691B" w:rsidRDefault="00DF3B53" w:rsidP="00EE24D1">
            <w:pPr>
              <w:spacing w:line="240" w:lineRule="auto"/>
              <w:ind w:left="0"/>
              <w:rPr>
                <w:rFonts w:ascii="Arial" w:hAnsi="Arial" w:cs="Arial"/>
                <w:color w:val="000000" w:themeColor="text1"/>
                <w:kern w:val="24"/>
                <w:lang w:val="en-CA"/>
              </w:rPr>
            </w:pPr>
            <w:r w:rsidRPr="005C691B">
              <w:rPr>
                <w:rFonts w:ascii="Arial" w:hAnsi="Arial" w:cs="Arial"/>
                <w:color w:val="000000" w:themeColor="text1"/>
                <w:kern w:val="24"/>
                <w:lang w:val="en-CA"/>
              </w:rPr>
              <w:t>The following type of data is considered as good data for bot data entry</w:t>
            </w:r>
          </w:p>
          <w:p w14:paraId="0C0BA448" w14:textId="77777777" w:rsidR="00DF3B53" w:rsidRPr="005C691B" w:rsidRDefault="00DF3B53" w:rsidP="00DF3B53">
            <w:pPr>
              <w:pStyle w:val="ListParagraph"/>
              <w:numPr>
                <w:ilvl w:val="0"/>
                <w:numId w:val="30"/>
              </w:numPr>
              <w:spacing w:line="240" w:lineRule="auto"/>
              <w:rPr>
                <w:rFonts w:ascii="Arial" w:hAnsi="Arial" w:cs="Arial"/>
                <w:color w:val="000000" w:themeColor="text1"/>
                <w:lang w:val="en-CA"/>
              </w:rPr>
            </w:pPr>
            <w:r w:rsidRPr="005C691B">
              <w:rPr>
                <w:rFonts w:ascii="Arial" w:hAnsi="Arial" w:cs="Arial"/>
                <w:color w:val="000000" w:themeColor="text1"/>
                <w:lang w:val="en-CA"/>
              </w:rPr>
              <w:t xml:space="preserve">Funds commitment 110..series </w:t>
            </w:r>
          </w:p>
          <w:p w14:paraId="35AA0379" w14:textId="77777777" w:rsidR="00DF3B53" w:rsidRPr="005C691B" w:rsidRDefault="00DF3B53" w:rsidP="00DF3B53">
            <w:pPr>
              <w:pStyle w:val="ListParagraph"/>
              <w:numPr>
                <w:ilvl w:val="0"/>
                <w:numId w:val="30"/>
              </w:numPr>
              <w:spacing w:line="240" w:lineRule="auto"/>
              <w:rPr>
                <w:rFonts w:ascii="Arial" w:hAnsi="Arial" w:cs="Arial"/>
                <w:color w:val="000000" w:themeColor="text1"/>
                <w:lang w:val="en-CA"/>
              </w:rPr>
            </w:pPr>
            <w:r w:rsidRPr="005C691B">
              <w:rPr>
                <w:rFonts w:ascii="Arial" w:hAnsi="Arial" w:cs="Arial"/>
                <w:color w:val="000000" w:themeColor="text1"/>
                <w:lang w:val="en-CA"/>
              </w:rPr>
              <w:t xml:space="preserve">Card document 5000.. </w:t>
            </w:r>
          </w:p>
          <w:p w14:paraId="5653FDF7" w14:textId="77777777" w:rsidR="00DF3B53" w:rsidRPr="005C691B" w:rsidRDefault="00DF3B53" w:rsidP="00DF3B53">
            <w:pPr>
              <w:pStyle w:val="ListParagraph"/>
              <w:numPr>
                <w:ilvl w:val="0"/>
                <w:numId w:val="30"/>
              </w:numPr>
              <w:spacing w:line="240" w:lineRule="auto"/>
              <w:rPr>
                <w:rFonts w:ascii="Arial" w:hAnsi="Arial" w:cs="Arial"/>
                <w:color w:val="000000" w:themeColor="text1"/>
                <w:lang w:val="en-CA"/>
              </w:rPr>
            </w:pPr>
            <w:r w:rsidRPr="005C691B">
              <w:rPr>
                <w:rFonts w:ascii="Arial" w:hAnsi="Arial" w:cs="Arial"/>
                <w:color w:val="000000" w:themeColor="text1"/>
                <w:lang w:val="en-CA"/>
              </w:rPr>
              <w:t>Travel Docs – 9000</w:t>
            </w:r>
          </w:p>
          <w:p w14:paraId="6F42D1BB" w14:textId="77777777" w:rsidR="00DF3B53" w:rsidRPr="005C691B" w:rsidRDefault="00DF3B53" w:rsidP="00EE24D1">
            <w:pPr>
              <w:spacing w:line="240" w:lineRule="auto"/>
              <w:ind w:left="0"/>
              <w:rPr>
                <w:rFonts w:ascii="Arial" w:hAnsi="Arial" w:cs="Arial"/>
                <w:color w:val="000000" w:themeColor="text1"/>
                <w:lang w:val="en-CA"/>
              </w:rPr>
            </w:pPr>
            <w:r w:rsidRPr="005C691B">
              <w:rPr>
                <w:rFonts w:ascii="Arial" w:hAnsi="Arial" w:cs="Arial"/>
                <w:color w:val="000000" w:themeColor="text1"/>
                <w:lang w:val="en-CA"/>
              </w:rPr>
              <w:t>If the bot finds the following series, skip them as a business exception and move the email to “Failed” email folder.</w:t>
            </w:r>
          </w:p>
          <w:p w14:paraId="7174ED70" w14:textId="77777777" w:rsidR="00DF3B53" w:rsidRPr="005C691B" w:rsidRDefault="00DF3B53" w:rsidP="00DF3B53">
            <w:pPr>
              <w:pStyle w:val="ListParagraph"/>
              <w:numPr>
                <w:ilvl w:val="0"/>
                <w:numId w:val="34"/>
              </w:numPr>
              <w:spacing w:line="240" w:lineRule="auto"/>
              <w:rPr>
                <w:rFonts w:ascii="Arial" w:hAnsi="Arial" w:cs="Arial"/>
                <w:color w:val="000000" w:themeColor="text1"/>
                <w:lang w:val="en-CA"/>
              </w:rPr>
            </w:pPr>
            <w:r w:rsidRPr="005C691B">
              <w:rPr>
                <w:rFonts w:ascii="Arial" w:hAnsi="Arial" w:cs="Arial"/>
                <w:color w:val="000000" w:themeColor="text1"/>
                <w:highlight w:val="yellow"/>
                <w:lang w:val="en-CA"/>
              </w:rPr>
              <w:t xml:space="preserve">Purchase order 4500../HT../6D../E../R.. series </w:t>
            </w:r>
          </w:p>
          <w:p w14:paraId="2DC5E14B" w14:textId="77777777" w:rsidR="00DF3B53" w:rsidRPr="005C691B" w:rsidRDefault="00DF3B53" w:rsidP="00EE24D1">
            <w:pPr>
              <w:spacing w:line="240" w:lineRule="auto"/>
              <w:ind w:left="0"/>
              <w:rPr>
                <w:rFonts w:ascii="Arial" w:eastAsia="Calibri" w:hAnsi="Arial" w:cs="Arial"/>
                <w:color w:val="000000" w:themeColor="text1"/>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1B60BA9D" w14:textId="77777777" w:rsidR="00DF3B53" w:rsidRPr="005C691B" w:rsidRDefault="00DF3B53" w:rsidP="00EE24D1">
            <w:pPr>
              <w:pStyle w:val="BodyText"/>
              <w:ind w:left="0"/>
              <w:rPr>
                <w:rFonts w:ascii="Arial" w:hAnsi="Arial" w:cs="Arial"/>
              </w:rPr>
            </w:pPr>
            <w:r w:rsidRPr="005C691B">
              <w:rPr>
                <w:rFonts w:ascii="Arial" w:hAnsi="Arial" w:cs="Arial"/>
                <w:lang w:val="en-CA"/>
              </w:rPr>
              <w:t>Optional Field</w:t>
            </w:r>
          </w:p>
          <w:p w14:paraId="68E3CDA2" w14:textId="77777777" w:rsidR="00DF3B53" w:rsidRPr="005C691B" w:rsidRDefault="00DF3B53" w:rsidP="00EE24D1">
            <w:pPr>
              <w:spacing w:line="240" w:lineRule="auto"/>
              <w:ind w:left="0"/>
              <w:rPr>
                <w:rFonts w:ascii="Arial" w:hAnsi="Arial" w:cs="Arial"/>
                <w:lang w:val="en-CA"/>
              </w:rPr>
            </w:pPr>
            <w:r w:rsidRPr="005C691B">
              <w:rPr>
                <w:rFonts w:ascii="Arial" w:hAnsi="Arial" w:cs="Arial"/>
                <w:b/>
                <w:bCs/>
                <w:lang w:val="en-CA"/>
              </w:rPr>
              <w:t>Refer to SCR06</w:t>
            </w:r>
            <w:r>
              <w:rPr>
                <w:rFonts w:ascii="Arial" w:hAnsi="Arial" w:cs="Arial"/>
                <w:b/>
                <w:bCs/>
                <w:lang w:val="en-CA"/>
              </w:rPr>
              <w:t xml:space="preserve">.1 &amp; </w:t>
            </w:r>
            <w:r w:rsidRPr="005C691B">
              <w:rPr>
                <w:rFonts w:ascii="Arial" w:hAnsi="Arial" w:cs="Arial"/>
                <w:b/>
                <w:bCs/>
                <w:lang w:val="en-CA"/>
              </w:rPr>
              <w:t>SCR06</w:t>
            </w:r>
            <w:r>
              <w:rPr>
                <w:rFonts w:ascii="Arial" w:hAnsi="Arial" w:cs="Arial"/>
                <w:b/>
                <w:bCs/>
                <w:lang w:val="en-CA"/>
              </w:rPr>
              <w:t>.2</w:t>
            </w:r>
          </w:p>
        </w:tc>
      </w:tr>
      <w:tr w:rsidR="00DF3B53" w:rsidRPr="005C691B" w14:paraId="48C91D3F"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798A0B16"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15</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3FD84533" w14:textId="77777777" w:rsidR="00DF3B53" w:rsidRPr="005C691B" w:rsidRDefault="00DF3B53" w:rsidP="00EE24D1">
            <w:pPr>
              <w:spacing w:line="240" w:lineRule="auto"/>
              <w:ind w:left="0"/>
              <w:rPr>
                <w:rFonts w:ascii="Arial" w:eastAsia="Calibri" w:hAnsi="Arial" w:cs="Arial"/>
                <w:color w:val="000000" w:themeColor="text1"/>
              </w:rPr>
            </w:pPr>
            <w:r w:rsidRPr="005C691B">
              <w:rPr>
                <w:rFonts w:ascii="Arial" w:eastAsia="Calibri" w:hAnsi="Arial" w:cs="Arial"/>
                <w:color w:val="000000" w:themeColor="text1"/>
              </w:rPr>
              <w:t xml:space="preserve">Read </w:t>
            </w:r>
            <w:r w:rsidRPr="00A75224">
              <w:rPr>
                <w:rFonts w:ascii="Arial" w:eastAsia="Calibri" w:hAnsi="Arial" w:cs="Arial"/>
                <w:b/>
                <w:bCs/>
                <w:color w:val="000000" w:themeColor="text1"/>
              </w:rPr>
              <w:t xml:space="preserve">Enter Text Maximum 50 Characters/Texte Maximum 50 </w:t>
            </w:r>
            <w:proofErr w:type="spellStart"/>
            <w:r w:rsidRPr="00A75224">
              <w:rPr>
                <w:rFonts w:ascii="Arial" w:eastAsia="Calibri" w:hAnsi="Arial" w:cs="Arial"/>
                <w:b/>
                <w:bCs/>
                <w:color w:val="000000" w:themeColor="text1"/>
              </w:rPr>
              <w:t>caractères</w:t>
            </w:r>
            <w:proofErr w:type="spellEnd"/>
            <w:r w:rsidRPr="005C691B">
              <w:rPr>
                <w:rFonts w:ascii="Arial" w:eastAsia="Calibri" w:hAnsi="Arial" w:cs="Arial"/>
                <w:color w:val="000000" w:themeColor="text1"/>
              </w:rPr>
              <w:t xml:space="preserve"> </w:t>
            </w:r>
            <w:r w:rsidRPr="005C691B">
              <w:rPr>
                <w:rFonts w:ascii="Arial" w:hAnsi="Arial" w:cs="Arial"/>
                <w:color w:val="000000" w:themeColor="text1"/>
                <w:lang w:val="en-CA"/>
              </w:rPr>
              <w:t>in JV form</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66E39941"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Optional Field</w:t>
            </w:r>
          </w:p>
          <w:p w14:paraId="447B49C0" w14:textId="77777777" w:rsidR="00DF3B53" w:rsidRPr="005C691B" w:rsidRDefault="00DF3B53" w:rsidP="00EE24D1">
            <w:pPr>
              <w:pStyle w:val="BodyText"/>
              <w:ind w:left="0"/>
              <w:rPr>
                <w:rFonts w:ascii="Arial" w:hAnsi="Arial" w:cs="Arial"/>
                <w:lang w:val="en-CA"/>
              </w:rPr>
            </w:pPr>
            <w:r w:rsidRPr="005C691B">
              <w:rPr>
                <w:rFonts w:ascii="Arial" w:hAnsi="Arial" w:cs="Arial"/>
                <w:b/>
                <w:bCs/>
                <w:lang w:val="en-CA"/>
              </w:rPr>
              <w:t>Refer to SCR06</w:t>
            </w:r>
            <w:r>
              <w:rPr>
                <w:rFonts w:ascii="Arial" w:hAnsi="Arial" w:cs="Arial"/>
                <w:b/>
                <w:bCs/>
                <w:lang w:val="en-CA"/>
              </w:rPr>
              <w:t xml:space="preserve">.1 &amp; </w:t>
            </w:r>
            <w:r w:rsidRPr="005C691B">
              <w:rPr>
                <w:rFonts w:ascii="Arial" w:hAnsi="Arial" w:cs="Arial"/>
                <w:b/>
                <w:bCs/>
                <w:lang w:val="en-CA"/>
              </w:rPr>
              <w:t>SCR06</w:t>
            </w:r>
            <w:r>
              <w:rPr>
                <w:rFonts w:ascii="Arial" w:hAnsi="Arial" w:cs="Arial"/>
                <w:b/>
                <w:bCs/>
                <w:lang w:val="en-CA"/>
              </w:rPr>
              <w:t>.2</w:t>
            </w:r>
          </w:p>
        </w:tc>
      </w:tr>
      <w:tr w:rsidR="00DF3B53" w:rsidRPr="005C691B" w14:paraId="74EE1BF7"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6673D333"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lastRenderedPageBreak/>
              <w:t>16</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047A3927" w14:textId="77777777" w:rsidR="00DF3B53" w:rsidRPr="005C691B" w:rsidRDefault="00DF3B53" w:rsidP="00EE24D1">
            <w:pPr>
              <w:spacing w:line="240" w:lineRule="auto"/>
              <w:ind w:left="0"/>
              <w:rPr>
                <w:rFonts w:ascii="Arial" w:eastAsia="Calibri" w:hAnsi="Arial" w:cs="Arial"/>
                <w:color w:val="000000" w:themeColor="text1"/>
              </w:rPr>
            </w:pPr>
            <w:r w:rsidRPr="005C691B">
              <w:rPr>
                <w:rFonts w:ascii="Arial" w:eastAsia="Calibri" w:hAnsi="Arial" w:cs="Arial"/>
                <w:color w:val="000000" w:themeColor="text1"/>
              </w:rPr>
              <w:t xml:space="preserve">Read </w:t>
            </w:r>
            <w:r w:rsidRPr="00A75224">
              <w:rPr>
                <w:rFonts w:ascii="Arial" w:eastAsia="Calibri" w:hAnsi="Arial" w:cs="Arial"/>
                <w:b/>
                <w:bCs/>
                <w:color w:val="000000" w:themeColor="text1"/>
              </w:rPr>
              <w:t>WBSE/</w:t>
            </w:r>
            <w:r w:rsidRPr="00A75224">
              <w:rPr>
                <w:b/>
                <w:bCs/>
              </w:rPr>
              <w:t xml:space="preserve"> </w:t>
            </w:r>
            <w:proofErr w:type="spellStart"/>
            <w:r w:rsidRPr="00A75224">
              <w:rPr>
                <w:rFonts w:ascii="Arial" w:eastAsia="Calibri" w:hAnsi="Arial" w:cs="Arial"/>
                <w:b/>
                <w:bCs/>
                <w:color w:val="000000" w:themeColor="text1"/>
              </w:rPr>
              <w:t>Élémentd'OTP</w:t>
            </w:r>
            <w:proofErr w:type="spellEnd"/>
            <w:r w:rsidRPr="005C691B">
              <w:rPr>
                <w:rFonts w:ascii="Arial" w:eastAsia="Calibri" w:hAnsi="Arial" w:cs="Arial"/>
                <w:color w:val="000000" w:themeColor="text1"/>
              </w:rPr>
              <w:t xml:space="preserve"> value in JV form</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5FEF36AD"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Optional Field</w:t>
            </w:r>
          </w:p>
          <w:p w14:paraId="77117CD0" w14:textId="77777777" w:rsidR="00DF3B53" w:rsidRPr="005C691B" w:rsidRDefault="00DF3B53" w:rsidP="00EE24D1">
            <w:pPr>
              <w:pStyle w:val="BodyText"/>
              <w:ind w:left="0"/>
              <w:rPr>
                <w:rFonts w:ascii="Arial" w:hAnsi="Arial" w:cs="Arial"/>
                <w:lang w:val="en-CA"/>
              </w:rPr>
            </w:pPr>
            <w:r w:rsidRPr="005C691B">
              <w:rPr>
                <w:rFonts w:ascii="Arial" w:hAnsi="Arial" w:cs="Arial"/>
                <w:b/>
                <w:bCs/>
                <w:lang w:val="en-CA"/>
              </w:rPr>
              <w:t>Refer to SCR06</w:t>
            </w:r>
            <w:r>
              <w:rPr>
                <w:rFonts w:ascii="Arial" w:hAnsi="Arial" w:cs="Arial"/>
                <w:b/>
                <w:bCs/>
                <w:lang w:val="en-CA"/>
              </w:rPr>
              <w:t xml:space="preserve">.1 &amp; </w:t>
            </w:r>
            <w:r w:rsidRPr="005C691B">
              <w:rPr>
                <w:rFonts w:ascii="Arial" w:hAnsi="Arial" w:cs="Arial"/>
                <w:b/>
                <w:bCs/>
                <w:lang w:val="en-CA"/>
              </w:rPr>
              <w:t>SCR06</w:t>
            </w:r>
            <w:r>
              <w:rPr>
                <w:rFonts w:ascii="Arial" w:hAnsi="Arial" w:cs="Arial"/>
                <w:b/>
                <w:bCs/>
                <w:lang w:val="en-CA"/>
              </w:rPr>
              <w:t>.2</w:t>
            </w:r>
          </w:p>
        </w:tc>
      </w:tr>
      <w:tr w:rsidR="00DF3B53" w:rsidRPr="005C691B" w14:paraId="781468BA"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6DB3BBDA"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17</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233A9468" w14:textId="77777777" w:rsidR="00DF3B53" w:rsidRPr="005C691B" w:rsidRDefault="00DF3B53" w:rsidP="00EE24D1">
            <w:pPr>
              <w:spacing w:line="240" w:lineRule="auto"/>
              <w:ind w:left="0"/>
              <w:rPr>
                <w:rFonts w:ascii="Arial" w:eastAsia="Calibri" w:hAnsi="Arial" w:cs="Arial"/>
                <w:color w:val="000000" w:themeColor="text1"/>
              </w:rPr>
            </w:pPr>
            <w:r>
              <w:rPr>
                <w:rFonts w:ascii="Arial" w:eastAsia="Calibri" w:hAnsi="Arial" w:cs="Arial"/>
                <w:color w:val="000000" w:themeColor="text1"/>
              </w:rPr>
              <w:t xml:space="preserve">Read </w:t>
            </w:r>
            <w:r w:rsidRPr="00A75224">
              <w:rPr>
                <w:rFonts w:ascii="Arial" w:eastAsia="Calibri" w:hAnsi="Arial" w:cs="Arial"/>
                <w:b/>
                <w:bCs/>
                <w:color w:val="000000" w:themeColor="text1"/>
              </w:rPr>
              <w:t>Fund/Fonds</w:t>
            </w:r>
            <w:r w:rsidRPr="005C691B">
              <w:rPr>
                <w:rFonts w:ascii="Arial" w:eastAsia="Calibri" w:hAnsi="Arial" w:cs="Arial"/>
                <w:color w:val="000000" w:themeColor="text1"/>
              </w:rPr>
              <w:t xml:space="preserve"> in JV value in form</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195C1726" w14:textId="77777777" w:rsidR="00DF3B53" w:rsidRPr="005C691B" w:rsidRDefault="00DF3B53" w:rsidP="00EE24D1">
            <w:pPr>
              <w:spacing w:line="240" w:lineRule="auto"/>
              <w:ind w:left="0"/>
              <w:rPr>
                <w:rFonts w:ascii="Arial" w:hAnsi="Arial" w:cs="Arial"/>
                <w:color w:val="000000" w:themeColor="text1"/>
                <w:lang w:val="en-CA"/>
              </w:rPr>
            </w:pPr>
            <w:r w:rsidRPr="005C691B">
              <w:rPr>
                <w:rFonts w:ascii="Arial" w:hAnsi="Arial" w:cs="Arial"/>
                <w:color w:val="000000" w:themeColor="text1"/>
                <w:lang w:val="en-CA"/>
              </w:rPr>
              <w:t>Optional Field</w:t>
            </w:r>
          </w:p>
          <w:p w14:paraId="7CF0DD93" w14:textId="77777777" w:rsidR="00DF3B53" w:rsidRPr="005C691B" w:rsidRDefault="00DF3B53" w:rsidP="00EE24D1">
            <w:pPr>
              <w:spacing w:line="240" w:lineRule="auto"/>
              <w:ind w:left="0"/>
              <w:rPr>
                <w:rFonts w:ascii="Arial" w:hAnsi="Arial" w:cs="Arial"/>
                <w:color w:val="000000" w:themeColor="text1"/>
                <w:lang w:val="en-CA"/>
              </w:rPr>
            </w:pPr>
            <w:r w:rsidRPr="00A75224">
              <w:rPr>
                <w:rFonts w:ascii="Arial" w:hAnsi="Arial" w:cs="Arial"/>
                <w:color w:val="000000" w:themeColor="text1"/>
                <w:highlight w:val="yellow"/>
                <w:lang w:val="en-CA"/>
              </w:rPr>
              <w:t>This field auto populates unless there is a change referenced on the form</w:t>
            </w:r>
            <w:r w:rsidRPr="005C691B">
              <w:rPr>
                <w:rFonts w:ascii="Arial" w:hAnsi="Arial" w:cs="Arial"/>
                <w:color w:val="000000" w:themeColor="text1"/>
                <w:lang w:val="en-CA"/>
              </w:rPr>
              <w:t xml:space="preserve">  </w:t>
            </w:r>
          </w:p>
          <w:p w14:paraId="3F714943" w14:textId="77777777" w:rsidR="00DF3B53" w:rsidRPr="005C691B" w:rsidRDefault="00DF3B53" w:rsidP="00EE24D1">
            <w:pPr>
              <w:pStyle w:val="BodyText"/>
              <w:ind w:left="0"/>
              <w:rPr>
                <w:rFonts w:ascii="Arial" w:hAnsi="Arial" w:cs="Arial"/>
                <w:lang w:val="en-CA"/>
              </w:rPr>
            </w:pPr>
            <w:r w:rsidRPr="005C691B">
              <w:rPr>
                <w:rFonts w:ascii="Arial" w:hAnsi="Arial" w:cs="Arial"/>
                <w:b/>
                <w:bCs/>
                <w:lang w:val="en-CA"/>
              </w:rPr>
              <w:t>Refer to SCR06</w:t>
            </w:r>
            <w:r>
              <w:rPr>
                <w:rFonts w:ascii="Arial" w:hAnsi="Arial" w:cs="Arial"/>
                <w:b/>
                <w:bCs/>
                <w:lang w:val="en-CA"/>
              </w:rPr>
              <w:t xml:space="preserve">.1 &amp; </w:t>
            </w:r>
            <w:r w:rsidRPr="005C691B">
              <w:rPr>
                <w:rFonts w:ascii="Arial" w:hAnsi="Arial" w:cs="Arial"/>
                <w:b/>
                <w:bCs/>
                <w:lang w:val="en-CA"/>
              </w:rPr>
              <w:t>SCR06</w:t>
            </w:r>
            <w:r>
              <w:rPr>
                <w:rFonts w:ascii="Arial" w:hAnsi="Arial" w:cs="Arial"/>
                <w:b/>
                <w:bCs/>
                <w:lang w:val="en-CA"/>
              </w:rPr>
              <w:t>.2</w:t>
            </w:r>
          </w:p>
        </w:tc>
      </w:tr>
      <w:tr w:rsidR="00DF3B53" w:rsidRPr="005C691B" w14:paraId="7E634AE4"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42029C29"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18</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92D9CA5" w14:textId="77777777" w:rsidR="00DF3B53" w:rsidRPr="005C691B" w:rsidRDefault="00DF3B53" w:rsidP="00EE24D1">
            <w:pPr>
              <w:spacing w:line="240" w:lineRule="auto"/>
              <w:ind w:left="0"/>
              <w:rPr>
                <w:rFonts w:ascii="Arial" w:eastAsia="Calibri" w:hAnsi="Arial" w:cs="Arial"/>
                <w:color w:val="000000" w:themeColor="text1"/>
              </w:rPr>
            </w:pPr>
            <w:r w:rsidRPr="005C691B">
              <w:rPr>
                <w:rFonts w:ascii="Arial" w:eastAsia="Calibri" w:hAnsi="Arial" w:cs="Arial"/>
                <w:color w:val="000000" w:themeColor="text1"/>
              </w:rPr>
              <w:t xml:space="preserve">Navigate to FV50 Transaction in </w:t>
            </w:r>
          </w:p>
          <w:p w14:paraId="65DF5848" w14:textId="77777777" w:rsidR="00DF3B53" w:rsidRPr="005C691B" w:rsidRDefault="00DF3B53" w:rsidP="00EE24D1">
            <w:pPr>
              <w:spacing w:line="240" w:lineRule="auto"/>
              <w:ind w:left="0"/>
              <w:rPr>
                <w:rFonts w:ascii="Arial" w:eastAsia="Calibri" w:hAnsi="Arial" w:cs="Arial"/>
                <w:color w:val="000000" w:themeColor="text1"/>
              </w:rPr>
            </w:pPr>
            <w:r w:rsidRPr="005C691B">
              <w:rPr>
                <w:rFonts w:ascii="Arial" w:eastAsia="Calibri" w:hAnsi="Arial" w:cs="Arial"/>
                <w:color w:val="000000" w:themeColor="text1"/>
              </w:rPr>
              <w:t>SAP</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444AA330" w14:textId="77777777" w:rsidR="00DF3B53" w:rsidRPr="005C691B" w:rsidRDefault="00DF3B53" w:rsidP="00EE24D1">
            <w:pPr>
              <w:spacing w:line="240" w:lineRule="auto"/>
              <w:ind w:left="0"/>
              <w:rPr>
                <w:rFonts w:ascii="Arial" w:hAnsi="Arial" w:cs="Arial"/>
                <w:b/>
                <w:bCs/>
                <w:color w:val="000000" w:themeColor="text1"/>
              </w:rPr>
            </w:pPr>
            <w:r w:rsidRPr="005C691B">
              <w:rPr>
                <w:rFonts w:ascii="Arial" w:hAnsi="Arial" w:cs="Arial"/>
                <w:b/>
                <w:bCs/>
                <w:color w:val="000000" w:themeColor="text1"/>
              </w:rPr>
              <w:t>Refer to SCR07</w:t>
            </w:r>
          </w:p>
        </w:tc>
      </w:tr>
      <w:tr w:rsidR="00DF3B53" w:rsidRPr="005C691B" w14:paraId="7D345A4F"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423D0098"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19</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394C931F"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Click on Company Code</w:t>
            </w:r>
          </w:p>
          <w:p w14:paraId="49B4E62D" w14:textId="77777777" w:rsidR="00DF3B53" w:rsidRPr="005C691B" w:rsidRDefault="00DF3B53" w:rsidP="00DF3B53">
            <w:pPr>
              <w:pStyle w:val="BodyText"/>
              <w:numPr>
                <w:ilvl w:val="0"/>
                <w:numId w:val="34"/>
              </w:numPr>
              <w:rPr>
                <w:rFonts w:ascii="Arial" w:hAnsi="Arial" w:cs="Arial"/>
                <w:lang w:val="en-CA"/>
              </w:rPr>
            </w:pPr>
            <w:r w:rsidRPr="005C691B">
              <w:rPr>
                <w:rFonts w:ascii="Arial" w:hAnsi="Arial" w:cs="Arial"/>
                <w:lang w:val="en-CA"/>
              </w:rPr>
              <w:t>The bot must determine the company code based on the cost centre captured from the pdf. If the cost centre starts with "2", the company code is 1480; otherwise, the company code is 0220.</w:t>
            </w:r>
          </w:p>
          <w:p w14:paraId="3BEF24FD" w14:textId="77777777" w:rsidR="00DF3B53" w:rsidRPr="005C691B" w:rsidRDefault="00DF3B53" w:rsidP="00EE24D1">
            <w:pPr>
              <w:spacing w:line="240" w:lineRule="auto"/>
              <w:ind w:left="0"/>
              <w:rPr>
                <w:rFonts w:ascii="Arial" w:eastAsia="Calibri" w:hAnsi="Arial" w:cs="Arial"/>
                <w:color w:val="000000" w:themeColor="text1"/>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606AD32D" w14:textId="77777777" w:rsidR="00DF3B53" w:rsidRPr="00EF0333" w:rsidRDefault="00DF3B53" w:rsidP="00EE24D1">
            <w:pPr>
              <w:spacing w:line="240" w:lineRule="auto"/>
              <w:ind w:left="0"/>
              <w:rPr>
                <w:rFonts w:ascii="Arial" w:hAnsi="Arial" w:cs="Arial"/>
                <w:b/>
                <w:bCs/>
                <w:color w:val="000000" w:themeColor="text1"/>
              </w:rPr>
            </w:pPr>
            <w:r w:rsidRPr="00EF0333">
              <w:rPr>
                <w:rFonts w:ascii="Arial" w:hAnsi="Arial" w:cs="Arial"/>
                <w:b/>
                <w:bCs/>
              </w:rPr>
              <w:t>Refer to SCR07.1</w:t>
            </w:r>
          </w:p>
        </w:tc>
      </w:tr>
      <w:tr w:rsidR="00DF3B53" w:rsidRPr="005C691B" w14:paraId="3AD8C076"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5C79774B"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20</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3AE255FB"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Enter the Company code in the “Enter Company code” pop up window and click the Green check mark</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180960F1" w14:textId="77777777" w:rsidR="00DF3B53" w:rsidRPr="00EF0333" w:rsidRDefault="00DF3B53" w:rsidP="00EE24D1">
            <w:pPr>
              <w:spacing w:line="240" w:lineRule="auto"/>
              <w:ind w:left="0"/>
              <w:rPr>
                <w:rFonts w:ascii="Arial" w:hAnsi="Arial" w:cs="Arial"/>
                <w:b/>
                <w:bCs/>
              </w:rPr>
            </w:pPr>
            <w:r w:rsidRPr="00EF0333">
              <w:rPr>
                <w:rFonts w:ascii="Arial" w:hAnsi="Arial" w:cs="Arial"/>
                <w:b/>
                <w:bCs/>
              </w:rPr>
              <w:t>Refer to SCR07.1</w:t>
            </w:r>
          </w:p>
        </w:tc>
      </w:tr>
      <w:tr w:rsidR="00DF3B53" w:rsidRPr="005C691B" w14:paraId="1C13624A"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285C5093"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21</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88BEBD8" w14:textId="77777777" w:rsidR="00DF3B53" w:rsidRPr="005C691B" w:rsidRDefault="00DF3B53" w:rsidP="00EE24D1">
            <w:pPr>
              <w:pStyle w:val="BodyText"/>
              <w:ind w:left="0"/>
              <w:rPr>
                <w:rFonts w:ascii="Arial" w:hAnsi="Arial" w:cs="Arial"/>
                <w:lang w:val="fr-CA"/>
              </w:rPr>
            </w:pPr>
            <w:r w:rsidRPr="005C691B">
              <w:rPr>
                <w:rFonts w:ascii="Arial" w:hAnsi="Arial" w:cs="Arial"/>
                <w:lang w:val="fr-CA"/>
              </w:rPr>
              <w:t>Enter Document Date</w:t>
            </w:r>
          </w:p>
          <w:p w14:paraId="2AE3B282" w14:textId="77777777" w:rsidR="00DF3B53" w:rsidRPr="005C691B" w:rsidRDefault="00DF3B53" w:rsidP="00EE24D1">
            <w:pPr>
              <w:pStyle w:val="BodyText"/>
              <w:ind w:left="0"/>
              <w:rPr>
                <w:rFonts w:ascii="Arial" w:hAnsi="Arial" w:cs="Arial"/>
                <w:lang w:val="fr-CA"/>
              </w:rPr>
            </w:pPr>
            <w:r w:rsidRPr="005C691B">
              <w:rPr>
                <w:rFonts w:ascii="Arial" w:hAnsi="Arial" w:cs="Arial"/>
                <w:lang w:val="fr-CA"/>
              </w:rPr>
              <w:t xml:space="preserve">Document Date </w:t>
            </w:r>
            <w:proofErr w:type="spellStart"/>
            <w:r w:rsidRPr="005C691B">
              <w:rPr>
                <w:rFonts w:ascii="Arial" w:hAnsi="Arial" w:cs="Arial"/>
                <w:lang w:val="fr-CA"/>
              </w:rPr>
              <w:t>is</w:t>
            </w:r>
            <w:proofErr w:type="spellEnd"/>
            <w:r w:rsidRPr="005C691B">
              <w:rPr>
                <w:rFonts w:ascii="Arial" w:hAnsi="Arial" w:cs="Arial"/>
                <w:lang w:val="fr-CA"/>
              </w:rPr>
              <w:t xml:space="preserve"> </w:t>
            </w:r>
            <w:proofErr w:type="spellStart"/>
            <w:r w:rsidRPr="005C691B">
              <w:rPr>
                <w:rFonts w:ascii="Arial" w:hAnsi="Arial" w:cs="Arial"/>
                <w:lang w:val="fr-CA"/>
              </w:rPr>
              <w:t>Current</w:t>
            </w:r>
            <w:proofErr w:type="spellEnd"/>
            <w:r w:rsidRPr="005C691B">
              <w:rPr>
                <w:rFonts w:ascii="Arial" w:hAnsi="Arial" w:cs="Arial"/>
                <w:lang w:val="fr-CA"/>
              </w:rPr>
              <w:t xml:space="preserve"> Date in yyyy.mm.dd format</w:t>
            </w:r>
          </w:p>
          <w:p w14:paraId="7C43F493" w14:textId="77777777" w:rsidR="00DF3B53" w:rsidRPr="005C691B" w:rsidRDefault="00DF3B53" w:rsidP="00EE24D1">
            <w:pPr>
              <w:spacing w:line="240" w:lineRule="auto"/>
              <w:ind w:left="0"/>
              <w:rPr>
                <w:rFonts w:ascii="Arial" w:hAnsi="Arial" w:cs="Arial"/>
                <w:b/>
                <w:bCs/>
                <w:highlight w:val="yellow"/>
                <w:lang w:val="fr-CA"/>
              </w:rPr>
            </w:pPr>
          </w:p>
          <w:p w14:paraId="560A92F4" w14:textId="77777777" w:rsidR="00DF3B53" w:rsidRPr="005C691B" w:rsidRDefault="00DF3B53" w:rsidP="00EE24D1">
            <w:pPr>
              <w:pStyle w:val="BodyText"/>
              <w:ind w:left="0"/>
              <w:rPr>
                <w:rFonts w:ascii="Arial" w:hAnsi="Arial" w:cs="Arial"/>
                <w:lang w:val="fr-CA"/>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6EB475AD" w14:textId="77777777" w:rsidR="00DF3B53" w:rsidRPr="00EF0333" w:rsidRDefault="00DF3B53" w:rsidP="00EE24D1">
            <w:pPr>
              <w:spacing w:line="240" w:lineRule="auto"/>
              <w:ind w:left="0"/>
              <w:rPr>
                <w:rFonts w:ascii="Arial" w:hAnsi="Arial" w:cs="Arial"/>
                <w:b/>
                <w:bCs/>
              </w:rPr>
            </w:pPr>
            <w:r w:rsidRPr="00EF0333">
              <w:rPr>
                <w:rFonts w:ascii="Arial" w:hAnsi="Arial" w:cs="Arial"/>
                <w:b/>
                <w:bCs/>
              </w:rPr>
              <w:t>Refer to SCR08</w:t>
            </w:r>
          </w:p>
        </w:tc>
      </w:tr>
      <w:tr w:rsidR="00DF3B53" w:rsidRPr="005C691B" w14:paraId="3F3D6EF8"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2EAE6EDA"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lastRenderedPageBreak/>
              <w:t>22</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4DF5CFC" w14:textId="77777777" w:rsidR="00DF3B53" w:rsidRPr="005C691B" w:rsidRDefault="00DF3B53" w:rsidP="00EE24D1">
            <w:pPr>
              <w:spacing w:line="240" w:lineRule="auto"/>
              <w:ind w:left="0"/>
              <w:rPr>
                <w:rFonts w:ascii="Arial" w:hAnsi="Arial" w:cs="Arial"/>
                <w:b/>
                <w:bCs/>
                <w:highlight w:val="yellow"/>
              </w:rPr>
            </w:pPr>
            <w:r w:rsidRPr="005C691B">
              <w:rPr>
                <w:rFonts w:ascii="Arial" w:hAnsi="Arial" w:cs="Arial"/>
                <w:b/>
                <w:bCs/>
                <w:highlight w:val="yellow"/>
              </w:rPr>
              <w:t>Posting date reset - The posting date should be set to March 31 if the current date is in the range of April 1-22</w:t>
            </w:r>
          </w:p>
          <w:p w14:paraId="37FF2DCD" w14:textId="77777777" w:rsidR="00DF3B53" w:rsidRPr="005C691B" w:rsidRDefault="00DF3B53" w:rsidP="00EE24D1">
            <w:pPr>
              <w:pStyle w:val="BodyText"/>
              <w:ind w:left="0"/>
              <w:rPr>
                <w:rFonts w:ascii="Arial" w:hAnsi="Arial" w:cs="Arial"/>
                <w:lang w:val="en-CA"/>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538CEDDC" w14:textId="77777777" w:rsidR="00DF3B53" w:rsidRPr="005C691B" w:rsidRDefault="00DF3B53" w:rsidP="00EE24D1">
            <w:pPr>
              <w:pStyle w:val="BodyText"/>
              <w:ind w:left="0"/>
              <w:rPr>
                <w:rFonts w:ascii="Arial" w:hAnsi="Arial" w:cs="Arial"/>
                <w:b/>
                <w:bCs/>
              </w:rPr>
            </w:pPr>
            <w:r w:rsidRPr="005C691B">
              <w:rPr>
                <w:rFonts w:ascii="Arial" w:hAnsi="Arial" w:cs="Arial"/>
                <w:b/>
                <w:bCs/>
                <w:lang w:val="en-CA"/>
              </w:rPr>
              <w:t xml:space="preserve">Only if the current date </w:t>
            </w:r>
            <w:r w:rsidRPr="005C691B">
              <w:rPr>
                <w:rFonts w:ascii="Arial" w:hAnsi="Arial" w:cs="Arial"/>
                <w:b/>
                <w:bCs/>
              </w:rPr>
              <w:t>is in the range of April 1-22</w:t>
            </w:r>
          </w:p>
          <w:p w14:paraId="608DE956" w14:textId="77777777" w:rsidR="00DF3B53" w:rsidRPr="00EF0333" w:rsidRDefault="00DF3B53" w:rsidP="00EE24D1">
            <w:pPr>
              <w:spacing w:line="240" w:lineRule="auto"/>
              <w:ind w:left="0"/>
              <w:rPr>
                <w:rFonts w:ascii="Arial" w:hAnsi="Arial" w:cs="Arial"/>
                <w:b/>
                <w:bCs/>
              </w:rPr>
            </w:pPr>
            <w:r w:rsidRPr="00EF0333">
              <w:rPr>
                <w:rFonts w:ascii="Arial" w:hAnsi="Arial" w:cs="Arial"/>
                <w:b/>
                <w:bCs/>
              </w:rPr>
              <w:t>Refer to SCR08</w:t>
            </w:r>
          </w:p>
        </w:tc>
      </w:tr>
      <w:tr w:rsidR="00DF3B53" w:rsidRPr="005C691B" w14:paraId="2132225B"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32D6FB0F"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23</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C6A358E"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IF this is the first bot transaction for the day, enter “CAD” in currency field</w:t>
            </w:r>
          </w:p>
          <w:p w14:paraId="119570E4" w14:textId="77777777" w:rsidR="00DF3B53" w:rsidRPr="005C691B" w:rsidRDefault="00DF3B53" w:rsidP="00EE24D1">
            <w:pPr>
              <w:spacing w:line="240" w:lineRule="auto"/>
              <w:ind w:left="0"/>
              <w:rPr>
                <w:rFonts w:ascii="Arial" w:hAnsi="Arial" w:cs="Arial"/>
                <w:b/>
                <w:bCs/>
                <w:highlight w:val="yellow"/>
              </w:rPr>
            </w:pPr>
            <w:r w:rsidRPr="005C691B">
              <w:rPr>
                <w:rFonts w:ascii="Arial" w:hAnsi="Arial" w:cs="Arial"/>
                <w:highlight w:val="yellow"/>
                <w:lang w:val="en-CA"/>
              </w:rPr>
              <w:t>Note: After the first JV is entered, the bot will not need to enter the currency until the next day</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2D188850" w14:textId="77777777" w:rsidR="00DF3B53" w:rsidRPr="00EF0333" w:rsidRDefault="00DF3B53" w:rsidP="00EE24D1">
            <w:pPr>
              <w:pStyle w:val="BodyText"/>
              <w:ind w:left="0"/>
              <w:rPr>
                <w:rFonts w:ascii="Arial" w:hAnsi="Arial" w:cs="Arial"/>
                <w:b/>
                <w:bCs/>
                <w:lang w:val="en-CA"/>
              </w:rPr>
            </w:pPr>
            <w:r w:rsidRPr="00EF0333">
              <w:rPr>
                <w:rFonts w:ascii="Arial" w:hAnsi="Arial" w:cs="Arial"/>
                <w:b/>
                <w:bCs/>
              </w:rPr>
              <w:t>Refer to SCR08</w:t>
            </w:r>
          </w:p>
        </w:tc>
      </w:tr>
      <w:tr w:rsidR="00DF3B53" w:rsidRPr="005C691B" w14:paraId="0CA812B4"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1B5CC6DE"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24</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5145E2E7"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Enter “coding correction” in the </w:t>
            </w:r>
            <w:proofErr w:type="spellStart"/>
            <w:r w:rsidRPr="005C691B">
              <w:rPr>
                <w:rFonts w:ascii="Arial" w:hAnsi="Arial" w:cs="Arial"/>
                <w:lang w:val="en-CA"/>
              </w:rPr>
              <w:t>Doc.Header</w:t>
            </w:r>
            <w:proofErr w:type="spellEnd"/>
            <w:r w:rsidRPr="005C691B">
              <w:rPr>
                <w:rFonts w:ascii="Arial" w:hAnsi="Arial" w:cs="Arial"/>
                <w:lang w:val="en-CA"/>
              </w:rPr>
              <w:t xml:space="preserve"> text field</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011E90DD" w14:textId="77777777" w:rsidR="00DF3B53" w:rsidRPr="00EF0333" w:rsidRDefault="00DF3B53" w:rsidP="00EE24D1">
            <w:pPr>
              <w:pStyle w:val="BodyText"/>
              <w:ind w:left="0"/>
              <w:rPr>
                <w:rFonts w:ascii="Arial" w:hAnsi="Arial" w:cs="Arial"/>
                <w:b/>
                <w:bCs/>
              </w:rPr>
            </w:pPr>
            <w:r w:rsidRPr="00EF0333">
              <w:rPr>
                <w:rFonts w:ascii="Arial" w:hAnsi="Arial" w:cs="Arial"/>
                <w:b/>
                <w:bCs/>
              </w:rPr>
              <w:t>Refer to SCR08</w:t>
            </w:r>
          </w:p>
        </w:tc>
      </w:tr>
      <w:tr w:rsidR="00DF3B53" w:rsidRPr="005C691B" w14:paraId="3F75F4EA"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26E24182"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25</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50F7ED75"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IF Document Type Identified in is SI, follow the below steps</w:t>
            </w:r>
          </w:p>
          <w:p w14:paraId="525D7FCD" w14:textId="77777777" w:rsidR="00DF3B53" w:rsidRPr="005C691B" w:rsidRDefault="00DF3B53" w:rsidP="00DF3B53">
            <w:pPr>
              <w:pStyle w:val="BodyText"/>
              <w:numPr>
                <w:ilvl w:val="0"/>
                <w:numId w:val="46"/>
              </w:numPr>
              <w:rPr>
                <w:rFonts w:ascii="Arial" w:hAnsi="Arial" w:cs="Arial"/>
                <w:lang w:val="en-CA"/>
              </w:rPr>
            </w:pPr>
            <w:r w:rsidRPr="005C691B">
              <w:rPr>
                <w:rFonts w:ascii="Arial" w:hAnsi="Arial" w:cs="Arial"/>
                <w:lang w:val="en-CA"/>
              </w:rPr>
              <w:t>Enter SI and send “Enter” hot key</w:t>
            </w:r>
          </w:p>
          <w:p w14:paraId="67FCB8FB" w14:textId="77777777" w:rsidR="00DF3B53" w:rsidRPr="005C691B" w:rsidRDefault="00DF3B53" w:rsidP="00EE24D1">
            <w:pPr>
              <w:pStyle w:val="BodyText"/>
              <w:ind w:left="0"/>
              <w:rPr>
                <w:rFonts w:ascii="Arial" w:hAnsi="Arial" w:cs="Arial"/>
                <w:lang w:val="en-CA"/>
              </w:rPr>
            </w:pPr>
            <w:r w:rsidRPr="005C691B">
              <w:rPr>
                <w:rFonts w:ascii="Arial" w:hAnsi="Arial" w:cs="Arial"/>
                <w:highlight w:val="yellow"/>
                <w:lang w:val="en-CA"/>
              </w:rPr>
              <w:t>Note: sending Enter hot key is mandatory if the doc type is SI, else the system will register the doc type as SA</w:t>
            </w:r>
          </w:p>
          <w:p w14:paraId="65516965" w14:textId="77777777" w:rsidR="00DF3B53" w:rsidRPr="005C691B" w:rsidRDefault="00DF3B53" w:rsidP="00DF3B53">
            <w:pPr>
              <w:pStyle w:val="ListParagraph"/>
              <w:numPr>
                <w:ilvl w:val="0"/>
                <w:numId w:val="46"/>
              </w:numPr>
              <w:spacing w:before="0" w:after="0" w:line="240" w:lineRule="auto"/>
              <w:rPr>
                <w:rStyle w:val="ui-provider"/>
                <w:rFonts w:ascii="Arial" w:hAnsi="Arial" w:cs="Arial"/>
              </w:rPr>
            </w:pPr>
            <w:r w:rsidRPr="005C691B">
              <w:rPr>
                <w:rStyle w:val="ui-provider"/>
                <w:rFonts w:ascii="Arial" w:hAnsi="Arial" w:cs="Arial"/>
              </w:rPr>
              <w:t>Select trading partner under the Extras tab</w:t>
            </w:r>
          </w:p>
          <w:p w14:paraId="7F453D53" w14:textId="77777777" w:rsidR="00DF3B53" w:rsidRPr="005C691B" w:rsidRDefault="00DF3B53" w:rsidP="00EE24D1">
            <w:pPr>
              <w:spacing w:before="0" w:after="0" w:line="240" w:lineRule="auto"/>
              <w:ind w:left="0"/>
              <w:rPr>
                <w:rFonts w:ascii="Arial" w:eastAsia="Times New Roman" w:hAnsi="Arial" w:cs="Arial"/>
                <w:lang w:val="en-CA"/>
              </w:rPr>
            </w:pPr>
          </w:p>
          <w:p w14:paraId="1E4EA01A" w14:textId="77777777" w:rsidR="00DF3B53" w:rsidRPr="005C691B" w:rsidRDefault="00DF3B53" w:rsidP="00DF3B53">
            <w:pPr>
              <w:pStyle w:val="ListParagraph"/>
              <w:numPr>
                <w:ilvl w:val="0"/>
                <w:numId w:val="46"/>
              </w:numPr>
              <w:spacing w:before="0" w:after="0" w:line="240" w:lineRule="auto"/>
              <w:rPr>
                <w:rFonts w:ascii="Arial" w:eastAsia="Times New Roman" w:hAnsi="Arial" w:cs="Arial"/>
                <w:lang w:val="en-CA"/>
              </w:rPr>
            </w:pPr>
            <w:r w:rsidRPr="005C691B">
              <w:rPr>
                <w:rFonts w:ascii="Arial" w:eastAsia="Times New Roman" w:hAnsi="Arial" w:cs="Arial"/>
              </w:rPr>
              <w:t>Enter the trading partner  - 3 digits max</w:t>
            </w:r>
          </w:p>
          <w:p w14:paraId="4960BE2A" w14:textId="77777777" w:rsidR="00DF3B53" w:rsidRPr="005C691B" w:rsidRDefault="00DF3B53" w:rsidP="00EE24D1">
            <w:pPr>
              <w:ind w:left="0"/>
              <w:rPr>
                <w:rStyle w:val="ui-provider"/>
                <w:rFonts w:ascii="Arial" w:eastAsiaTheme="minorHAnsi" w:hAnsi="Arial" w:cs="Arial"/>
              </w:rPr>
            </w:pPr>
            <w:r w:rsidRPr="005C691B">
              <w:rPr>
                <w:rStyle w:val="ui-provider"/>
                <w:rFonts w:ascii="Arial" w:hAnsi="Arial" w:cs="Arial"/>
                <w:highlight w:val="yellow"/>
              </w:rPr>
              <w:t>Note: It can sometimes have a soft message which can be bypassed by hitting enter</w:t>
            </w:r>
            <w:r w:rsidRPr="005C691B">
              <w:rPr>
                <w:rStyle w:val="ui-provider"/>
                <w:rFonts w:ascii="Arial" w:hAnsi="Arial" w:cs="Arial"/>
              </w:rPr>
              <w:t> </w:t>
            </w:r>
          </w:p>
          <w:p w14:paraId="1F6C3E5B" w14:textId="77777777" w:rsidR="00DF3B53" w:rsidRPr="005C691B" w:rsidRDefault="00DF3B53" w:rsidP="00EE24D1">
            <w:pPr>
              <w:pStyle w:val="BodyText"/>
              <w:ind w:left="0"/>
              <w:rPr>
                <w:rFonts w:ascii="Arial" w:hAnsi="Arial" w:cs="Arial"/>
                <w:lang w:val="en-CA"/>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16A0EE85" w14:textId="77777777" w:rsidR="00DF3B53" w:rsidRDefault="00DF3B53" w:rsidP="00EE24D1">
            <w:pPr>
              <w:pStyle w:val="BodyText"/>
              <w:ind w:left="0"/>
              <w:rPr>
                <w:rFonts w:ascii="Arial" w:hAnsi="Arial" w:cs="Arial"/>
                <w:b/>
                <w:bCs/>
              </w:rPr>
            </w:pPr>
            <w:r w:rsidRPr="00EF0333">
              <w:rPr>
                <w:rFonts w:ascii="Arial" w:hAnsi="Arial" w:cs="Arial"/>
                <w:b/>
                <w:bCs/>
              </w:rPr>
              <w:t>Refer to SCR08</w:t>
            </w:r>
          </w:p>
          <w:p w14:paraId="36EB2667" w14:textId="77777777" w:rsidR="00DF3B53" w:rsidRDefault="00DF3B53" w:rsidP="00EE24D1">
            <w:pPr>
              <w:pStyle w:val="BodyText"/>
              <w:ind w:left="0"/>
              <w:rPr>
                <w:rFonts w:ascii="Arial" w:hAnsi="Arial" w:cs="Arial"/>
                <w:b/>
                <w:bCs/>
              </w:rPr>
            </w:pPr>
          </w:p>
          <w:p w14:paraId="762D1F32" w14:textId="77777777" w:rsidR="00DF3B53" w:rsidRDefault="00DF3B53" w:rsidP="00EE24D1">
            <w:pPr>
              <w:pStyle w:val="BodyText"/>
              <w:ind w:left="0"/>
              <w:rPr>
                <w:rFonts w:ascii="Arial" w:hAnsi="Arial" w:cs="Arial"/>
                <w:b/>
                <w:bCs/>
              </w:rPr>
            </w:pPr>
          </w:p>
          <w:p w14:paraId="3C12C2F1" w14:textId="77777777" w:rsidR="00DF3B53" w:rsidRDefault="00DF3B53" w:rsidP="00EE24D1">
            <w:pPr>
              <w:pStyle w:val="BodyText"/>
              <w:ind w:left="0"/>
              <w:rPr>
                <w:rFonts w:ascii="Arial" w:hAnsi="Arial" w:cs="Arial"/>
                <w:b/>
                <w:bCs/>
              </w:rPr>
            </w:pPr>
          </w:p>
          <w:p w14:paraId="36CD621B" w14:textId="77777777" w:rsidR="00DF3B53" w:rsidRDefault="00DF3B53" w:rsidP="00EE24D1">
            <w:pPr>
              <w:pStyle w:val="BodyText"/>
              <w:ind w:left="0"/>
              <w:rPr>
                <w:rFonts w:ascii="Arial" w:hAnsi="Arial" w:cs="Arial"/>
                <w:b/>
                <w:bCs/>
              </w:rPr>
            </w:pPr>
            <w:r w:rsidRPr="00EF0333">
              <w:rPr>
                <w:rFonts w:ascii="Arial" w:hAnsi="Arial" w:cs="Arial"/>
                <w:b/>
                <w:bCs/>
              </w:rPr>
              <w:t>Refer to SCR0</w:t>
            </w:r>
            <w:r>
              <w:rPr>
                <w:rFonts w:ascii="Arial" w:hAnsi="Arial" w:cs="Arial"/>
                <w:b/>
                <w:bCs/>
              </w:rPr>
              <w:t>9</w:t>
            </w:r>
          </w:p>
          <w:p w14:paraId="00397563" w14:textId="77777777" w:rsidR="00DF3B53" w:rsidRDefault="00DF3B53" w:rsidP="00EE24D1">
            <w:pPr>
              <w:pStyle w:val="BodyText"/>
              <w:ind w:left="0"/>
              <w:rPr>
                <w:rFonts w:ascii="Arial" w:hAnsi="Arial" w:cs="Arial"/>
                <w:b/>
                <w:bCs/>
              </w:rPr>
            </w:pPr>
            <w:r w:rsidRPr="00EF0333">
              <w:rPr>
                <w:rFonts w:ascii="Arial" w:hAnsi="Arial" w:cs="Arial"/>
                <w:b/>
                <w:bCs/>
              </w:rPr>
              <w:t>Refer to SCR1</w:t>
            </w:r>
            <w:r>
              <w:rPr>
                <w:rFonts w:ascii="Arial" w:hAnsi="Arial" w:cs="Arial"/>
                <w:b/>
                <w:bCs/>
              </w:rPr>
              <w:t>0</w:t>
            </w:r>
          </w:p>
          <w:p w14:paraId="375906B2" w14:textId="77777777" w:rsidR="00DF3B53" w:rsidRDefault="00DF3B53" w:rsidP="00EE24D1">
            <w:pPr>
              <w:pStyle w:val="BodyText"/>
              <w:ind w:left="0"/>
              <w:rPr>
                <w:rFonts w:ascii="Arial" w:hAnsi="Arial" w:cs="Arial"/>
                <w:b/>
                <w:bCs/>
              </w:rPr>
            </w:pPr>
          </w:p>
          <w:p w14:paraId="6D62A930" w14:textId="77777777" w:rsidR="00DF3B53" w:rsidRDefault="00DF3B53" w:rsidP="00EE24D1">
            <w:pPr>
              <w:pStyle w:val="BodyText"/>
              <w:ind w:left="0"/>
              <w:rPr>
                <w:rFonts w:ascii="Arial" w:hAnsi="Arial" w:cs="Arial"/>
                <w:b/>
                <w:bCs/>
              </w:rPr>
            </w:pPr>
          </w:p>
          <w:p w14:paraId="7D018C72" w14:textId="77777777" w:rsidR="00DF3B53" w:rsidRPr="00EF0333" w:rsidRDefault="00DF3B53" w:rsidP="00EE24D1">
            <w:pPr>
              <w:pStyle w:val="BodyText"/>
              <w:ind w:left="0"/>
              <w:rPr>
                <w:rFonts w:ascii="Arial" w:hAnsi="Arial" w:cs="Arial"/>
                <w:b/>
                <w:bCs/>
              </w:rPr>
            </w:pPr>
            <w:r w:rsidRPr="00EF0333">
              <w:rPr>
                <w:rFonts w:ascii="Arial" w:hAnsi="Arial" w:cs="Arial"/>
                <w:b/>
                <w:bCs/>
              </w:rPr>
              <w:t>Refer to SCR11</w:t>
            </w:r>
          </w:p>
        </w:tc>
      </w:tr>
      <w:tr w:rsidR="00DF3B53" w:rsidRPr="005C691B" w14:paraId="0A950389" w14:textId="77777777" w:rsidTr="00EE24D1">
        <w:trPr>
          <w:trHeight w:val="390"/>
        </w:trPr>
        <w:tc>
          <w:tcPr>
            <w:tcW w:w="1039" w:type="dxa"/>
            <w:vMerge w:val="restart"/>
            <w:tcBorders>
              <w:top w:val="single" w:sz="6" w:space="0" w:color="000000"/>
              <w:left w:val="single" w:sz="6" w:space="0" w:color="000000"/>
              <w:right w:val="single" w:sz="6" w:space="0" w:color="000000"/>
            </w:tcBorders>
            <w:shd w:val="clear" w:color="auto" w:fill="auto"/>
          </w:tcPr>
          <w:p w14:paraId="2B418675"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26</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0BCFFAFE" w14:textId="3FC9555C"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Enter </w:t>
            </w:r>
            <w:r w:rsidR="005A4AE3" w:rsidRPr="00FB2ABD">
              <w:rPr>
                <w:rFonts w:ascii="Arial" w:hAnsi="Arial" w:cs="Arial"/>
                <w:b/>
                <w:bCs/>
                <w:lang w:val="en-CA"/>
              </w:rPr>
              <w:t>GL Account</w:t>
            </w:r>
            <w:r w:rsidR="005A4AE3">
              <w:rPr>
                <w:rFonts w:ascii="Arial" w:hAnsi="Arial" w:cs="Arial"/>
                <w:b/>
                <w:bCs/>
                <w:lang w:val="en-CA"/>
              </w:rPr>
              <w:t>/</w:t>
            </w:r>
            <w:proofErr w:type="spellStart"/>
            <w:r w:rsidR="005A4AE3" w:rsidRPr="00FB2ABD">
              <w:rPr>
                <w:rFonts w:ascii="Arial" w:hAnsi="Arial" w:cs="Arial"/>
                <w:b/>
                <w:bCs/>
                <w:lang w:val="en-CA"/>
              </w:rPr>
              <w:t>Comptedu</w:t>
            </w:r>
            <w:proofErr w:type="spellEnd"/>
            <w:r w:rsidR="005A4AE3" w:rsidRPr="00FB2ABD">
              <w:rPr>
                <w:rFonts w:ascii="Arial" w:hAnsi="Arial" w:cs="Arial"/>
                <w:b/>
                <w:bCs/>
                <w:lang w:val="en-CA"/>
              </w:rPr>
              <w:t xml:space="preserve"> GLG</w:t>
            </w:r>
            <w:r w:rsidR="005A4AE3" w:rsidRPr="005C691B">
              <w:rPr>
                <w:rFonts w:ascii="Arial" w:hAnsi="Arial" w:cs="Arial"/>
                <w:lang w:val="en-CA"/>
              </w:rPr>
              <w:t xml:space="preserve"> </w:t>
            </w:r>
            <w:r w:rsidRPr="005C691B">
              <w:rPr>
                <w:rFonts w:ascii="Arial" w:hAnsi="Arial" w:cs="Arial"/>
                <w:lang w:val="en-CA"/>
              </w:rPr>
              <w:t xml:space="preserve">value captured from JV form </w:t>
            </w:r>
            <w:r w:rsidRPr="005C691B">
              <w:rPr>
                <w:rFonts w:ascii="Arial" w:hAnsi="Arial" w:cs="Arial"/>
                <w:lang w:val="en-CA"/>
              </w:rPr>
              <w:lastRenderedPageBreak/>
              <w:t>in to G/L acct field in SAP Credit/Debit table</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44DC9680" w14:textId="77777777" w:rsidR="00DF3B53" w:rsidRPr="005C691B" w:rsidRDefault="00DF3B53" w:rsidP="00EE24D1">
            <w:pPr>
              <w:pStyle w:val="BodyText"/>
              <w:ind w:left="0" w:firstLine="11"/>
              <w:rPr>
                <w:rFonts w:ascii="Arial" w:hAnsi="Arial" w:cs="Arial"/>
              </w:rPr>
            </w:pPr>
            <w:r w:rsidRPr="005C691B">
              <w:rPr>
                <w:rFonts w:ascii="Arial" w:hAnsi="Arial" w:cs="Arial"/>
                <w:highlight w:val="yellow"/>
              </w:rPr>
              <w:lastRenderedPageBreak/>
              <w:t>This is a mandatory entry</w:t>
            </w:r>
          </w:p>
          <w:p w14:paraId="5D867721" w14:textId="77777777" w:rsidR="00DF3B53" w:rsidRPr="00EF0333" w:rsidRDefault="00DF3B53" w:rsidP="00EE24D1">
            <w:pPr>
              <w:pStyle w:val="BodyText"/>
              <w:ind w:left="0"/>
              <w:rPr>
                <w:rFonts w:ascii="Arial" w:hAnsi="Arial" w:cs="Arial"/>
                <w:b/>
                <w:bCs/>
              </w:rPr>
            </w:pPr>
            <w:r w:rsidRPr="00EF0333">
              <w:rPr>
                <w:rFonts w:ascii="Arial" w:hAnsi="Arial" w:cs="Arial"/>
                <w:b/>
                <w:bCs/>
              </w:rPr>
              <w:lastRenderedPageBreak/>
              <w:t>Refer to SCR12</w:t>
            </w:r>
          </w:p>
        </w:tc>
      </w:tr>
      <w:tr w:rsidR="00DF3B53" w:rsidRPr="005C691B" w14:paraId="20DB7777" w14:textId="77777777" w:rsidTr="00EE24D1">
        <w:trPr>
          <w:trHeight w:val="390"/>
        </w:trPr>
        <w:tc>
          <w:tcPr>
            <w:tcW w:w="1039" w:type="dxa"/>
            <w:vMerge/>
            <w:tcBorders>
              <w:left w:val="single" w:sz="6" w:space="0" w:color="000000"/>
              <w:right w:val="single" w:sz="6" w:space="0" w:color="000000"/>
            </w:tcBorders>
            <w:shd w:val="clear" w:color="auto" w:fill="auto"/>
          </w:tcPr>
          <w:p w14:paraId="11B54A62"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2F33A23"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Enter Credit for Credit table and Debit for Debit table in to </w:t>
            </w:r>
            <w:r w:rsidRPr="005C691B">
              <w:rPr>
                <w:rFonts w:ascii="Arial" w:hAnsi="Arial" w:cs="Arial"/>
                <w:b/>
                <w:bCs/>
                <w:lang w:val="en-CA"/>
              </w:rPr>
              <w:t>D/C</w:t>
            </w:r>
            <w:r w:rsidRPr="005C691B">
              <w:rPr>
                <w:rFonts w:ascii="Arial" w:hAnsi="Arial" w:cs="Arial"/>
                <w:lang w:val="en-CA"/>
              </w:rPr>
              <w:t xml:space="preserve"> field in SAP Credit/Debit table</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780A34D1" w14:textId="77777777" w:rsidR="00DF3B53" w:rsidRPr="005C691B" w:rsidRDefault="00DF3B53" w:rsidP="00EE24D1">
            <w:pPr>
              <w:pStyle w:val="BodyText"/>
              <w:ind w:left="0"/>
              <w:rPr>
                <w:rFonts w:ascii="Arial" w:hAnsi="Arial" w:cs="Arial"/>
                <w:lang w:val="en-CA"/>
              </w:rPr>
            </w:pPr>
            <w:r w:rsidRPr="005C691B">
              <w:rPr>
                <w:rFonts w:ascii="Arial" w:hAnsi="Arial" w:cs="Arial"/>
                <w:highlight w:val="yellow"/>
                <w:lang w:val="en-CA"/>
              </w:rPr>
              <w:t>This is a mandatory entry</w:t>
            </w:r>
          </w:p>
          <w:p w14:paraId="3A99298A" w14:textId="77777777" w:rsidR="00DF3B53" w:rsidRPr="00EF0333" w:rsidRDefault="00DF3B53" w:rsidP="00EE24D1">
            <w:pPr>
              <w:pStyle w:val="BodyText"/>
              <w:ind w:left="0" w:firstLine="11"/>
              <w:rPr>
                <w:rFonts w:ascii="Arial" w:hAnsi="Arial" w:cs="Arial"/>
                <w:b/>
                <w:bCs/>
                <w:highlight w:val="yellow"/>
              </w:rPr>
            </w:pPr>
            <w:r w:rsidRPr="00EF0333">
              <w:rPr>
                <w:rFonts w:ascii="Arial" w:hAnsi="Arial" w:cs="Arial"/>
                <w:b/>
                <w:bCs/>
              </w:rPr>
              <w:t>Refer to SCR12</w:t>
            </w:r>
          </w:p>
        </w:tc>
      </w:tr>
      <w:tr w:rsidR="00DF3B53" w:rsidRPr="005C691B" w14:paraId="4EB14A6D" w14:textId="77777777" w:rsidTr="00EE24D1">
        <w:trPr>
          <w:trHeight w:val="390"/>
        </w:trPr>
        <w:tc>
          <w:tcPr>
            <w:tcW w:w="1039" w:type="dxa"/>
            <w:vMerge/>
            <w:tcBorders>
              <w:left w:val="single" w:sz="6" w:space="0" w:color="000000"/>
              <w:right w:val="single" w:sz="6" w:space="0" w:color="000000"/>
            </w:tcBorders>
            <w:shd w:val="clear" w:color="auto" w:fill="auto"/>
          </w:tcPr>
          <w:p w14:paraId="1E82CC07"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1AD9DA13" w14:textId="62CD8AAE"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Enter </w:t>
            </w:r>
            <w:r w:rsidR="005A4AE3" w:rsidRPr="00FB2ABD">
              <w:rPr>
                <w:rFonts w:ascii="Arial" w:hAnsi="Arial" w:cs="Arial"/>
                <w:b/>
                <w:bCs/>
                <w:color w:val="000000" w:themeColor="text1"/>
                <w:lang w:val="en-CA"/>
              </w:rPr>
              <w:t>Amount without ta</w:t>
            </w:r>
            <w:r w:rsidR="005A4AE3">
              <w:rPr>
                <w:rFonts w:ascii="Arial" w:hAnsi="Arial" w:cs="Arial"/>
                <w:b/>
                <w:bCs/>
                <w:color w:val="000000" w:themeColor="text1"/>
                <w:lang w:val="en-CA"/>
              </w:rPr>
              <w:t>x/</w:t>
            </w:r>
            <w:proofErr w:type="spellStart"/>
            <w:r w:rsidR="005A4AE3" w:rsidRPr="00FB2ABD">
              <w:rPr>
                <w:rFonts w:ascii="Arial" w:hAnsi="Arial" w:cs="Arial"/>
                <w:b/>
                <w:bCs/>
                <w:color w:val="000000" w:themeColor="text1"/>
                <w:lang w:val="en-CA"/>
              </w:rPr>
              <w:t>Montant</w:t>
            </w:r>
            <w:proofErr w:type="spellEnd"/>
            <w:r w:rsidR="005A4AE3">
              <w:rPr>
                <w:rFonts w:ascii="Arial" w:hAnsi="Arial" w:cs="Arial"/>
                <w:b/>
                <w:bCs/>
                <w:color w:val="000000" w:themeColor="text1"/>
                <w:lang w:val="en-CA"/>
              </w:rPr>
              <w:t xml:space="preserve"> </w:t>
            </w:r>
            <w:r w:rsidR="005A4AE3" w:rsidRPr="00FB2ABD">
              <w:rPr>
                <w:rFonts w:ascii="Arial" w:hAnsi="Arial" w:cs="Arial"/>
                <w:b/>
                <w:bCs/>
                <w:color w:val="000000" w:themeColor="text1"/>
                <w:lang w:val="en-CA"/>
              </w:rPr>
              <w:t>sans Taxe</w:t>
            </w:r>
            <w:r w:rsidR="005A4AE3" w:rsidRPr="005C691B">
              <w:rPr>
                <w:rFonts w:ascii="Arial" w:hAnsi="Arial" w:cs="Arial"/>
                <w:color w:val="000000" w:themeColor="text1"/>
                <w:lang w:val="en-CA"/>
              </w:rPr>
              <w:t xml:space="preserve"> </w:t>
            </w:r>
            <w:r w:rsidRPr="005C691B">
              <w:rPr>
                <w:rFonts w:ascii="Arial" w:hAnsi="Arial" w:cs="Arial"/>
                <w:color w:val="000000" w:themeColor="text1"/>
                <w:lang w:val="en-CA"/>
              </w:rPr>
              <w:t xml:space="preserve">value captured from the JV form in to </w:t>
            </w:r>
            <w:r w:rsidRPr="005C691B">
              <w:rPr>
                <w:rFonts w:ascii="Arial" w:hAnsi="Arial" w:cs="Arial"/>
                <w:lang w:val="en-CA"/>
              </w:rPr>
              <w:t>Amount in do…</w:t>
            </w:r>
            <w:r w:rsidRPr="005C691B">
              <w:rPr>
                <w:rFonts w:ascii="Arial" w:hAnsi="Arial" w:cs="Arial"/>
                <w:b/>
                <w:bCs/>
                <w:lang w:val="en-CA"/>
              </w:rPr>
              <w:t xml:space="preserve"> </w:t>
            </w:r>
            <w:r w:rsidRPr="005C691B">
              <w:rPr>
                <w:rFonts w:ascii="Arial" w:hAnsi="Arial" w:cs="Arial"/>
                <w:lang w:val="en-CA"/>
              </w:rPr>
              <w:t>field in SAP Credit/Debit table</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328FC0DA" w14:textId="77777777" w:rsidR="00DF3B53" w:rsidRPr="005C691B" w:rsidRDefault="00DF3B53" w:rsidP="00EE24D1">
            <w:pPr>
              <w:pStyle w:val="BodyText"/>
              <w:ind w:left="0"/>
              <w:rPr>
                <w:rFonts w:ascii="Arial" w:hAnsi="Arial" w:cs="Arial"/>
                <w:lang w:val="en-CA"/>
              </w:rPr>
            </w:pPr>
            <w:r w:rsidRPr="005C691B">
              <w:rPr>
                <w:rFonts w:ascii="Arial" w:hAnsi="Arial" w:cs="Arial"/>
                <w:highlight w:val="yellow"/>
                <w:lang w:val="en-CA"/>
              </w:rPr>
              <w:t>This is a mandatory entry</w:t>
            </w:r>
          </w:p>
          <w:p w14:paraId="4FE63CA4" w14:textId="77777777" w:rsidR="00DF3B53" w:rsidRPr="00EF0333" w:rsidRDefault="00DF3B53" w:rsidP="00EE24D1">
            <w:pPr>
              <w:pStyle w:val="BodyText"/>
              <w:ind w:left="0"/>
              <w:rPr>
                <w:rFonts w:ascii="Arial" w:hAnsi="Arial" w:cs="Arial"/>
                <w:b/>
                <w:bCs/>
                <w:highlight w:val="yellow"/>
                <w:lang w:val="en-CA"/>
              </w:rPr>
            </w:pPr>
            <w:r w:rsidRPr="00EF0333">
              <w:rPr>
                <w:rFonts w:ascii="Arial" w:hAnsi="Arial" w:cs="Arial"/>
                <w:b/>
                <w:bCs/>
              </w:rPr>
              <w:t>Refer to SCR12</w:t>
            </w:r>
          </w:p>
        </w:tc>
      </w:tr>
      <w:tr w:rsidR="00DF3B53" w:rsidRPr="005C691B" w14:paraId="45727D1F" w14:textId="77777777" w:rsidTr="00EE24D1">
        <w:trPr>
          <w:trHeight w:val="390"/>
        </w:trPr>
        <w:tc>
          <w:tcPr>
            <w:tcW w:w="1039" w:type="dxa"/>
            <w:vMerge/>
            <w:tcBorders>
              <w:left w:val="single" w:sz="6" w:space="0" w:color="000000"/>
              <w:right w:val="single" w:sz="6" w:space="0" w:color="000000"/>
            </w:tcBorders>
            <w:shd w:val="clear" w:color="auto" w:fill="auto"/>
          </w:tcPr>
          <w:p w14:paraId="02811231"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2CA38611" w14:textId="77777777" w:rsidR="00DF3B53" w:rsidRPr="005C691B" w:rsidRDefault="00DF3B53" w:rsidP="00EE24D1">
            <w:pPr>
              <w:pStyle w:val="BodyText"/>
              <w:ind w:left="0"/>
              <w:rPr>
                <w:rFonts w:ascii="Arial" w:hAnsi="Arial" w:cs="Arial"/>
                <w:color w:val="000000"/>
                <w:bdr w:val="none" w:sz="0" w:space="0" w:color="auto" w:frame="1"/>
              </w:rPr>
            </w:pPr>
            <w:r w:rsidRPr="005C691B">
              <w:rPr>
                <w:rStyle w:val="normaltextrun"/>
                <w:rFonts w:ascii="Arial" w:hAnsi="Arial" w:cs="Arial"/>
                <w:color w:val="000000"/>
                <w:bdr w:val="none" w:sz="0" w:space="0" w:color="auto" w:frame="1"/>
              </w:rPr>
              <w:t xml:space="preserve">Enter </w:t>
            </w:r>
            <w:r w:rsidRPr="0040310E">
              <w:rPr>
                <w:rStyle w:val="normaltextrun"/>
                <w:rFonts w:ascii="Arial" w:hAnsi="Arial" w:cs="Arial"/>
                <w:b/>
                <w:bCs/>
                <w:color w:val="000000"/>
                <w:bdr w:val="none" w:sz="0" w:space="0" w:color="auto" w:frame="1"/>
              </w:rPr>
              <w:t>“IO”</w:t>
            </w:r>
            <w:r w:rsidRPr="005C691B">
              <w:rPr>
                <w:rStyle w:val="normaltextrun"/>
                <w:rFonts w:ascii="Arial" w:hAnsi="Arial" w:cs="Arial"/>
                <w:color w:val="000000"/>
                <w:bdr w:val="none" w:sz="0" w:space="0" w:color="auto" w:frame="1"/>
              </w:rPr>
              <w:t xml:space="preserve"> in Tax co…</w:t>
            </w:r>
            <w:r w:rsidRPr="005C691B">
              <w:rPr>
                <w:rFonts w:ascii="Arial" w:hAnsi="Arial" w:cs="Arial"/>
                <w:lang w:val="en-CA"/>
              </w:rPr>
              <w:t xml:space="preserve"> field in SAP Credit/Debit table</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185B10B9"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This is an optional entry</w:t>
            </w:r>
          </w:p>
          <w:p w14:paraId="789D4BD1" w14:textId="77777777" w:rsidR="00DF3B53" w:rsidRPr="00EF0333" w:rsidRDefault="00DF3B53" w:rsidP="00EE24D1">
            <w:pPr>
              <w:pStyle w:val="BodyText"/>
              <w:ind w:left="0"/>
              <w:rPr>
                <w:rFonts w:ascii="Arial" w:hAnsi="Arial" w:cs="Arial"/>
                <w:b/>
                <w:bCs/>
                <w:highlight w:val="yellow"/>
                <w:lang w:val="en-CA"/>
              </w:rPr>
            </w:pPr>
            <w:r w:rsidRPr="00EF0333">
              <w:rPr>
                <w:rFonts w:ascii="Arial" w:hAnsi="Arial" w:cs="Arial"/>
                <w:b/>
                <w:bCs/>
              </w:rPr>
              <w:t>Refer to SCR12</w:t>
            </w:r>
          </w:p>
        </w:tc>
      </w:tr>
      <w:tr w:rsidR="00DF3B53" w:rsidRPr="005C691B" w14:paraId="4DC6C489" w14:textId="77777777" w:rsidTr="00EE24D1">
        <w:trPr>
          <w:trHeight w:val="390"/>
        </w:trPr>
        <w:tc>
          <w:tcPr>
            <w:tcW w:w="1039" w:type="dxa"/>
            <w:vMerge/>
            <w:tcBorders>
              <w:left w:val="single" w:sz="6" w:space="0" w:color="000000"/>
              <w:right w:val="single" w:sz="6" w:space="0" w:color="000000"/>
            </w:tcBorders>
            <w:shd w:val="clear" w:color="auto" w:fill="auto"/>
          </w:tcPr>
          <w:p w14:paraId="5436F330"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5B1C6BFA" w14:textId="77777777" w:rsidR="00DF3B53" w:rsidRPr="005C691B" w:rsidRDefault="00DF3B53" w:rsidP="00EE24D1">
            <w:pPr>
              <w:pStyle w:val="BodyText"/>
              <w:ind w:left="0"/>
              <w:rPr>
                <w:rStyle w:val="normaltextrun"/>
                <w:rFonts w:ascii="Arial" w:hAnsi="Arial" w:cs="Arial"/>
                <w:color w:val="000000"/>
                <w:bdr w:val="none" w:sz="0" w:space="0" w:color="auto" w:frame="1"/>
              </w:rPr>
            </w:pPr>
            <w:r w:rsidRPr="005C691B">
              <w:rPr>
                <w:rStyle w:val="normaltextrun"/>
                <w:rFonts w:ascii="Arial" w:hAnsi="Arial" w:cs="Arial"/>
                <w:color w:val="000000"/>
                <w:bdr w:val="none" w:sz="0" w:space="0" w:color="auto" w:frame="1"/>
              </w:rPr>
              <w:t xml:space="preserve">Enter </w:t>
            </w:r>
            <w:r w:rsidRPr="0040310E">
              <w:rPr>
                <w:rStyle w:val="normaltextrun"/>
                <w:rFonts w:ascii="Arial" w:hAnsi="Arial" w:cs="Arial"/>
                <w:b/>
                <w:bCs/>
                <w:color w:val="000000"/>
                <w:bdr w:val="none" w:sz="0" w:space="0" w:color="auto" w:frame="1"/>
              </w:rPr>
              <w:t>“CAON”</w:t>
            </w:r>
            <w:r w:rsidRPr="005C691B">
              <w:rPr>
                <w:rStyle w:val="normaltextrun"/>
                <w:rFonts w:ascii="Arial" w:hAnsi="Arial" w:cs="Arial"/>
                <w:color w:val="000000"/>
                <w:bdr w:val="none" w:sz="0" w:space="0" w:color="auto" w:frame="1"/>
              </w:rPr>
              <w:t xml:space="preserve"> in Tax j… </w:t>
            </w:r>
            <w:r w:rsidRPr="005C691B">
              <w:rPr>
                <w:rFonts w:ascii="Arial" w:hAnsi="Arial" w:cs="Arial"/>
                <w:lang w:val="en-CA"/>
              </w:rPr>
              <w:t>field in SAP</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6C67331B"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This is an optional entry</w:t>
            </w:r>
          </w:p>
          <w:p w14:paraId="4E20721E" w14:textId="77777777" w:rsidR="00DF3B53" w:rsidRPr="00EF0333" w:rsidRDefault="00DF3B53" w:rsidP="00EE24D1">
            <w:pPr>
              <w:pStyle w:val="BodyText"/>
              <w:ind w:left="0"/>
              <w:rPr>
                <w:rFonts w:ascii="Arial" w:hAnsi="Arial" w:cs="Arial"/>
                <w:b/>
                <w:bCs/>
                <w:lang w:val="en-CA"/>
              </w:rPr>
            </w:pPr>
            <w:r w:rsidRPr="00EF0333">
              <w:rPr>
                <w:rFonts w:ascii="Arial" w:hAnsi="Arial" w:cs="Arial"/>
                <w:b/>
                <w:bCs/>
              </w:rPr>
              <w:t>Refer to SCR12</w:t>
            </w:r>
          </w:p>
        </w:tc>
      </w:tr>
      <w:tr w:rsidR="00DF3B53" w:rsidRPr="005C691B" w14:paraId="3E4EB024" w14:textId="77777777" w:rsidTr="00EE24D1">
        <w:trPr>
          <w:trHeight w:val="390"/>
        </w:trPr>
        <w:tc>
          <w:tcPr>
            <w:tcW w:w="1039" w:type="dxa"/>
            <w:vMerge/>
            <w:tcBorders>
              <w:left w:val="single" w:sz="6" w:space="0" w:color="000000"/>
              <w:right w:val="single" w:sz="6" w:space="0" w:color="000000"/>
            </w:tcBorders>
            <w:shd w:val="clear" w:color="auto" w:fill="auto"/>
          </w:tcPr>
          <w:p w14:paraId="5D6E9B3A"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745E9A4" w14:textId="68C53CE1"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Enter </w:t>
            </w:r>
            <w:r w:rsidR="005A4AE3" w:rsidRPr="00FB2ABD">
              <w:rPr>
                <w:rFonts w:ascii="Arial" w:hAnsi="Arial" w:cs="Arial"/>
                <w:b/>
                <w:bCs/>
                <w:color w:val="000000" w:themeColor="text1"/>
              </w:rPr>
              <w:t>Cost Center/Centr</w:t>
            </w:r>
            <w:r w:rsidR="005A4AE3" w:rsidRPr="00FB2ABD">
              <w:rPr>
                <w:rFonts w:ascii="Arial" w:hAnsi="Arial" w:cs="Arial"/>
                <w:b/>
                <w:bCs/>
                <w:color w:val="000000" w:themeColor="text1"/>
              </w:rPr>
              <w:cr/>
              <w:t>de</w:t>
            </w:r>
            <w:r w:rsidR="005A4AE3">
              <w:rPr>
                <w:rFonts w:ascii="Arial" w:hAnsi="Arial" w:cs="Arial"/>
                <w:b/>
                <w:bCs/>
                <w:color w:val="000000" w:themeColor="text1"/>
              </w:rPr>
              <w:t xml:space="preserve"> </w:t>
            </w:r>
            <w:proofErr w:type="spellStart"/>
            <w:r w:rsidR="005A4AE3" w:rsidRPr="00FB2ABD">
              <w:rPr>
                <w:rFonts w:ascii="Arial" w:hAnsi="Arial" w:cs="Arial"/>
                <w:b/>
                <w:bCs/>
                <w:color w:val="000000" w:themeColor="text1"/>
              </w:rPr>
              <w:t>coûts</w:t>
            </w:r>
            <w:proofErr w:type="spellEnd"/>
            <w:r w:rsidR="005A4AE3" w:rsidRPr="005C691B">
              <w:rPr>
                <w:rFonts w:ascii="Arial" w:hAnsi="Arial" w:cs="Arial"/>
                <w:color w:val="000000" w:themeColor="text1"/>
              </w:rPr>
              <w:t xml:space="preserve"> </w:t>
            </w:r>
            <w:r w:rsidRPr="005C691B">
              <w:rPr>
                <w:rFonts w:ascii="Arial" w:hAnsi="Arial" w:cs="Arial"/>
                <w:color w:val="000000" w:themeColor="text1"/>
                <w:lang w:val="en-CA"/>
              </w:rPr>
              <w:t xml:space="preserve">value captured from the JV form in to </w:t>
            </w:r>
            <w:r w:rsidRPr="005C691B">
              <w:rPr>
                <w:rFonts w:ascii="Arial" w:hAnsi="Arial" w:cs="Arial"/>
                <w:lang w:val="en-CA"/>
              </w:rPr>
              <w:t>Cost center field in SAP Credit/Debit table</w:t>
            </w:r>
          </w:p>
          <w:p w14:paraId="50213628" w14:textId="77777777" w:rsidR="00DF3B53" w:rsidRPr="005C691B" w:rsidRDefault="00DF3B53" w:rsidP="00EE24D1">
            <w:pPr>
              <w:pStyle w:val="BodyText"/>
              <w:ind w:left="0"/>
              <w:rPr>
                <w:rFonts w:ascii="Arial" w:hAnsi="Arial" w:cs="Arial"/>
                <w:lang w:val="en-CA"/>
              </w:rPr>
            </w:pPr>
          </w:p>
          <w:p w14:paraId="252786DB" w14:textId="77777777" w:rsidR="00DF3B53" w:rsidRPr="005C691B" w:rsidRDefault="00DF3B53" w:rsidP="00EE24D1">
            <w:pPr>
              <w:pStyle w:val="BodyText"/>
              <w:ind w:left="0"/>
              <w:rPr>
                <w:rStyle w:val="normaltextrun"/>
                <w:rFonts w:ascii="Arial" w:hAnsi="Arial" w:cs="Arial"/>
                <w:b/>
                <w:bCs/>
                <w:color w:val="000000"/>
                <w:bdr w:val="none" w:sz="0" w:space="0" w:color="auto" w:frame="1"/>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786D4FBB" w14:textId="77777777" w:rsidR="00DF3B53" w:rsidRPr="005C691B" w:rsidRDefault="00DF3B53" w:rsidP="00EE24D1">
            <w:pPr>
              <w:pStyle w:val="BodyText"/>
              <w:ind w:left="0"/>
              <w:rPr>
                <w:rFonts w:ascii="Arial" w:hAnsi="Arial" w:cs="Arial"/>
                <w:lang w:val="en-CA"/>
              </w:rPr>
            </w:pPr>
            <w:r w:rsidRPr="005C691B">
              <w:rPr>
                <w:rFonts w:ascii="Arial" w:hAnsi="Arial" w:cs="Arial"/>
                <w:highlight w:val="yellow"/>
                <w:lang w:val="en-CA"/>
              </w:rPr>
              <w:t>This is a mandatory entry</w:t>
            </w:r>
          </w:p>
          <w:p w14:paraId="1498A06A" w14:textId="77777777" w:rsidR="00DF3B53" w:rsidRPr="00EF0333" w:rsidRDefault="00DF3B53" w:rsidP="00EE24D1">
            <w:pPr>
              <w:pStyle w:val="BodyText"/>
              <w:ind w:left="0"/>
              <w:rPr>
                <w:rFonts w:ascii="Arial" w:hAnsi="Arial" w:cs="Arial"/>
                <w:b/>
                <w:bCs/>
                <w:lang w:val="en-CA"/>
              </w:rPr>
            </w:pPr>
            <w:r w:rsidRPr="00EF0333">
              <w:rPr>
                <w:rFonts w:ascii="Arial" w:hAnsi="Arial" w:cs="Arial"/>
                <w:b/>
                <w:bCs/>
              </w:rPr>
              <w:t>Refer to SCR12</w:t>
            </w:r>
          </w:p>
        </w:tc>
      </w:tr>
      <w:tr w:rsidR="00DF3B53" w:rsidRPr="005C691B" w14:paraId="45B46DA6" w14:textId="77777777" w:rsidTr="00EE24D1">
        <w:trPr>
          <w:trHeight w:val="390"/>
        </w:trPr>
        <w:tc>
          <w:tcPr>
            <w:tcW w:w="1039" w:type="dxa"/>
            <w:vMerge/>
            <w:tcBorders>
              <w:left w:val="single" w:sz="6" w:space="0" w:color="000000"/>
              <w:right w:val="single" w:sz="6" w:space="0" w:color="000000"/>
            </w:tcBorders>
            <w:shd w:val="clear" w:color="auto" w:fill="auto"/>
          </w:tcPr>
          <w:p w14:paraId="6BC8204E"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78C3842" w14:textId="67ACB7EA"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Enter </w:t>
            </w:r>
            <w:r w:rsidR="005A4AE3" w:rsidRPr="00CE0248">
              <w:rPr>
                <w:rFonts w:ascii="Arial" w:eastAsia="Calibri" w:hAnsi="Arial" w:cs="Arial"/>
                <w:b/>
                <w:bCs/>
                <w:color w:val="000000" w:themeColor="text1"/>
              </w:rPr>
              <w:t>Functional Area/</w:t>
            </w:r>
            <w:proofErr w:type="spellStart"/>
            <w:r w:rsidR="005A4AE3" w:rsidRPr="00CE0248">
              <w:rPr>
                <w:rFonts w:ascii="Arial" w:eastAsia="Calibri" w:hAnsi="Arial" w:cs="Arial"/>
                <w:b/>
                <w:bCs/>
                <w:color w:val="000000" w:themeColor="text1"/>
              </w:rPr>
              <w:t>Secteur</w:t>
            </w:r>
            <w:proofErr w:type="spellEnd"/>
            <w:r w:rsidR="005A4AE3" w:rsidRPr="00CE0248">
              <w:rPr>
                <w:rFonts w:ascii="Arial" w:eastAsia="Calibri" w:hAnsi="Arial" w:cs="Arial"/>
                <w:b/>
                <w:bCs/>
                <w:color w:val="000000" w:themeColor="text1"/>
              </w:rPr>
              <w:t xml:space="preserve"> </w:t>
            </w:r>
            <w:proofErr w:type="spellStart"/>
            <w:r w:rsidR="005A4AE3" w:rsidRPr="00CE0248">
              <w:rPr>
                <w:rFonts w:ascii="Arial" w:eastAsia="Calibri" w:hAnsi="Arial" w:cs="Arial"/>
                <w:b/>
                <w:bCs/>
                <w:color w:val="000000" w:themeColor="text1"/>
              </w:rPr>
              <w:t>fonctionne</w:t>
            </w:r>
            <w:r w:rsidR="005A4AE3">
              <w:rPr>
                <w:rFonts w:ascii="Arial" w:eastAsia="Calibri" w:hAnsi="Arial" w:cs="Arial"/>
                <w:b/>
                <w:bCs/>
                <w:color w:val="000000" w:themeColor="text1"/>
              </w:rPr>
              <w:t>l</w:t>
            </w:r>
            <w:proofErr w:type="spellEnd"/>
            <w:r w:rsidR="005A4AE3">
              <w:rPr>
                <w:rFonts w:ascii="Arial" w:eastAsia="Calibri" w:hAnsi="Arial" w:cs="Arial"/>
                <w:color w:val="000000" w:themeColor="text1"/>
              </w:rPr>
              <w:t xml:space="preserve"> </w:t>
            </w:r>
            <w:r w:rsidRPr="005C691B">
              <w:rPr>
                <w:rFonts w:ascii="Arial" w:hAnsi="Arial" w:cs="Arial"/>
                <w:color w:val="000000" w:themeColor="text1"/>
                <w:lang w:val="en-CA"/>
              </w:rPr>
              <w:t xml:space="preserve">value captured from the JV form in to </w:t>
            </w:r>
            <w:r w:rsidRPr="005C691B">
              <w:rPr>
                <w:rFonts w:ascii="Arial" w:hAnsi="Arial" w:cs="Arial"/>
                <w:lang w:val="en-CA"/>
              </w:rPr>
              <w:t>Func. Area field in SAP Credit/Debit table</w:t>
            </w:r>
          </w:p>
          <w:p w14:paraId="595739C8" w14:textId="77777777" w:rsidR="00DF3B53" w:rsidRPr="005C691B" w:rsidRDefault="00DF3B53" w:rsidP="00EE24D1">
            <w:pPr>
              <w:pStyle w:val="BodyText"/>
              <w:ind w:left="0"/>
              <w:rPr>
                <w:rFonts w:ascii="Arial" w:hAnsi="Arial" w:cs="Arial"/>
                <w:lang w:val="en-CA"/>
              </w:rPr>
            </w:pPr>
          </w:p>
          <w:p w14:paraId="0250869A" w14:textId="77777777" w:rsidR="00DF3B53" w:rsidRPr="005C691B" w:rsidRDefault="00DF3B53" w:rsidP="00EE24D1">
            <w:pPr>
              <w:pStyle w:val="BodyText"/>
              <w:ind w:left="0"/>
              <w:rPr>
                <w:rStyle w:val="normaltextrun"/>
                <w:rFonts w:ascii="Arial" w:hAnsi="Arial" w:cs="Arial"/>
                <w:b/>
                <w:bCs/>
                <w:color w:val="000000"/>
                <w:bdr w:val="none" w:sz="0" w:space="0" w:color="auto" w:frame="1"/>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6648665C" w14:textId="77777777" w:rsidR="00DF3B53" w:rsidRPr="005C691B" w:rsidRDefault="00DF3B53" w:rsidP="00EE24D1">
            <w:pPr>
              <w:pStyle w:val="BodyText"/>
              <w:ind w:left="0"/>
              <w:rPr>
                <w:rFonts w:ascii="Arial" w:hAnsi="Arial" w:cs="Arial"/>
                <w:highlight w:val="yellow"/>
                <w:lang w:val="en-CA"/>
              </w:rPr>
            </w:pPr>
            <w:r w:rsidRPr="005C691B">
              <w:rPr>
                <w:rFonts w:ascii="Arial" w:hAnsi="Arial" w:cs="Arial"/>
                <w:highlight w:val="yellow"/>
                <w:lang w:val="en-CA"/>
              </w:rPr>
              <w:t>This is a mandatory entry</w:t>
            </w:r>
          </w:p>
          <w:p w14:paraId="028BBBE8" w14:textId="77777777" w:rsidR="00DF3B53" w:rsidRPr="00EF0333" w:rsidRDefault="00DF3B53" w:rsidP="00EE24D1">
            <w:pPr>
              <w:pStyle w:val="BodyText"/>
              <w:ind w:left="0"/>
              <w:rPr>
                <w:rFonts w:ascii="Arial" w:hAnsi="Arial" w:cs="Arial"/>
                <w:b/>
                <w:bCs/>
                <w:highlight w:val="yellow"/>
                <w:lang w:val="en-CA"/>
              </w:rPr>
            </w:pPr>
            <w:r w:rsidRPr="00EF0333">
              <w:rPr>
                <w:rFonts w:ascii="Arial" w:hAnsi="Arial" w:cs="Arial"/>
                <w:b/>
                <w:bCs/>
              </w:rPr>
              <w:t>Refer to SCR12</w:t>
            </w:r>
          </w:p>
        </w:tc>
      </w:tr>
      <w:tr w:rsidR="00DF3B53" w:rsidRPr="005C691B" w14:paraId="371005AF" w14:textId="77777777" w:rsidTr="00EE24D1">
        <w:trPr>
          <w:trHeight w:val="390"/>
        </w:trPr>
        <w:tc>
          <w:tcPr>
            <w:tcW w:w="1039" w:type="dxa"/>
            <w:vMerge/>
            <w:tcBorders>
              <w:left w:val="single" w:sz="6" w:space="0" w:color="000000"/>
              <w:right w:val="single" w:sz="6" w:space="0" w:color="000000"/>
            </w:tcBorders>
            <w:shd w:val="clear" w:color="auto" w:fill="auto"/>
          </w:tcPr>
          <w:p w14:paraId="35DF6641"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56629A23" w14:textId="54A2A54C" w:rsidR="00DF3B53" w:rsidRPr="005C691B" w:rsidRDefault="00DF3B53" w:rsidP="00EE24D1">
            <w:pPr>
              <w:pStyle w:val="BodyText"/>
              <w:ind w:left="0"/>
              <w:rPr>
                <w:rFonts w:ascii="Arial" w:hAnsi="Arial" w:cs="Arial"/>
                <w:lang w:val="en-CA"/>
              </w:rPr>
            </w:pPr>
            <w:r w:rsidRPr="005C691B">
              <w:rPr>
                <w:rFonts w:ascii="Arial" w:hAnsi="Arial" w:cs="Arial"/>
                <w:lang w:val="en-CA"/>
              </w:rPr>
              <w:t xml:space="preserve">Enter </w:t>
            </w:r>
            <w:r w:rsidR="005A4AE3" w:rsidRPr="00CE0248">
              <w:rPr>
                <w:rFonts w:ascii="Arial" w:eastAsia="Calibri" w:hAnsi="Arial" w:cs="Arial"/>
                <w:b/>
                <w:bCs/>
                <w:color w:val="000000" w:themeColor="text1"/>
              </w:rPr>
              <w:t>CDO/BMC</w:t>
            </w:r>
            <w:r w:rsidRPr="005C691B">
              <w:rPr>
                <w:rFonts w:ascii="Arial" w:hAnsi="Arial" w:cs="Arial"/>
                <w:color w:val="000000" w:themeColor="text1"/>
                <w:lang w:val="en-CA"/>
              </w:rPr>
              <w:t xml:space="preserve"> value captured from the JV form in to </w:t>
            </w:r>
            <w:r w:rsidRPr="005C691B">
              <w:rPr>
                <w:rFonts w:ascii="Arial" w:hAnsi="Arial" w:cs="Arial"/>
                <w:lang w:val="en-CA"/>
              </w:rPr>
              <w:t>CD.. field in SAP Credit/Debit table</w:t>
            </w:r>
          </w:p>
          <w:p w14:paraId="1FC01858" w14:textId="77777777" w:rsidR="00DF3B53" w:rsidRPr="005C691B" w:rsidRDefault="00DF3B53" w:rsidP="00EE24D1">
            <w:pPr>
              <w:pStyle w:val="BodyText"/>
              <w:ind w:left="0"/>
              <w:rPr>
                <w:rStyle w:val="normaltextrun"/>
                <w:rFonts w:ascii="Arial" w:hAnsi="Arial" w:cs="Arial"/>
                <w:b/>
                <w:bCs/>
                <w:color w:val="000000"/>
                <w:bdr w:val="none" w:sz="0" w:space="0" w:color="auto" w:frame="1"/>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2772A377" w14:textId="77777777" w:rsidR="00DF3B53" w:rsidRPr="005C691B" w:rsidRDefault="00DF3B53" w:rsidP="00EE24D1">
            <w:pPr>
              <w:pStyle w:val="BodyText"/>
              <w:ind w:left="0"/>
              <w:rPr>
                <w:rFonts w:ascii="Arial" w:hAnsi="Arial" w:cs="Arial"/>
                <w:highlight w:val="yellow"/>
                <w:lang w:val="en-CA"/>
              </w:rPr>
            </w:pPr>
            <w:r w:rsidRPr="005C691B">
              <w:rPr>
                <w:rFonts w:ascii="Arial" w:hAnsi="Arial" w:cs="Arial"/>
                <w:highlight w:val="yellow"/>
                <w:lang w:val="en-CA"/>
              </w:rPr>
              <w:t>This is a mandatory entry</w:t>
            </w:r>
          </w:p>
          <w:p w14:paraId="73F5C83F" w14:textId="77777777" w:rsidR="00DF3B53" w:rsidRPr="00EF0333" w:rsidRDefault="00DF3B53" w:rsidP="00EE24D1">
            <w:pPr>
              <w:pStyle w:val="BodyText"/>
              <w:ind w:left="0"/>
              <w:rPr>
                <w:rFonts w:ascii="Arial" w:hAnsi="Arial" w:cs="Arial"/>
                <w:b/>
                <w:bCs/>
                <w:highlight w:val="yellow"/>
                <w:lang w:val="en-CA"/>
              </w:rPr>
            </w:pPr>
            <w:r w:rsidRPr="00EF0333">
              <w:rPr>
                <w:rFonts w:ascii="Arial" w:hAnsi="Arial" w:cs="Arial"/>
                <w:b/>
                <w:bCs/>
              </w:rPr>
              <w:t>Refer to SCR12</w:t>
            </w:r>
          </w:p>
        </w:tc>
      </w:tr>
      <w:tr w:rsidR="00DF3B53" w:rsidRPr="005C691B" w14:paraId="2B693650" w14:textId="77777777" w:rsidTr="00EE24D1">
        <w:trPr>
          <w:trHeight w:val="390"/>
        </w:trPr>
        <w:tc>
          <w:tcPr>
            <w:tcW w:w="1039" w:type="dxa"/>
            <w:vMerge/>
            <w:tcBorders>
              <w:left w:val="single" w:sz="6" w:space="0" w:color="000000"/>
              <w:right w:val="single" w:sz="6" w:space="0" w:color="000000"/>
            </w:tcBorders>
            <w:shd w:val="clear" w:color="auto" w:fill="auto"/>
          </w:tcPr>
          <w:p w14:paraId="7CB6DA85"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0DEA1941" w14:textId="17EFA080" w:rsidR="00DF3B53" w:rsidRPr="005C691B" w:rsidRDefault="00DF3B53" w:rsidP="00EE24D1">
            <w:pPr>
              <w:pStyle w:val="BodyText"/>
              <w:ind w:left="0"/>
              <w:rPr>
                <w:rStyle w:val="normaltextrun"/>
                <w:rFonts w:ascii="Arial" w:hAnsi="Arial" w:cs="Arial"/>
                <w:color w:val="000000"/>
                <w:bdr w:val="none" w:sz="0" w:space="0" w:color="auto" w:frame="1"/>
              </w:rPr>
            </w:pPr>
            <w:r w:rsidRPr="005C691B">
              <w:rPr>
                <w:rStyle w:val="normaltextrun"/>
                <w:rFonts w:ascii="Arial" w:hAnsi="Arial" w:cs="Arial"/>
                <w:color w:val="000000"/>
                <w:bdr w:val="none" w:sz="0" w:space="0" w:color="auto" w:frame="1"/>
              </w:rPr>
              <w:t xml:space="preserve">Enter </w:t>
            </w:r>
            <w:r w:rsidR="005A4AE3" w:rsidRPr="005A4AE3">
              <w:rPr>
                <w:rFonts w:ascii="Arial" w:eastAsia="Calibri" w:hAnsi="Arial" w:cs="Arial"/>
                <w:b/>
                <w:bCs/>
                <w:color w:val="000000" w:themeColor="text1"/>
                <w:lang w:val="en-CA"/>
              </w:rPr>
              <w:t xml:space="preserve">Commitment (Funds Commitment/ Purchase Order/Card Document)  / Engagement(Engagement </w:t>
            </w:r>
            <w:proofErr w:type="spellStart"/>
            <w:r w:rsidR="005A4AE3" w:rsidRPr="005A4AE3">
              <w:rPr>
                <w:rFonts w:ascii="Arial" w:eastAsia="Calibri" w:hAnsi="Arial" w:cs="Arial"/>
                <w:b/>
                <w:bCs/>
                <w:color w:val="000000" w:themeColor="text1"/>
                <w:lang w:val="en-CA"/>
              </w:rPr>
              <w:t>defonds</w:t>
            </w:r>
            <w:proofErr w:type="spellEnd"/>
            <w:r w:rsidR="005A4AE3" w:rsidRPr="005A4AE3">
              <w:rPr>
                <w:rFonts w:ascii="Arial" w:eastAsia="Calibri" w:hAnsi="Arial" w:cs="Arial"/>
                <w:b/>
                <w:bCs/>
                <w:color w:val="000000" w:themeColor="text1"/>
                <w:lang w:val="en-CA"/>
              </w:rPr>
              <w:t xml:space="preserve">/Bon de </w:t>
            </w:r>
            <w:proofErr w:type="spellStart"/>
            <w:r w:rsidR="005A4AE3" w:rsidRPr="005A4AE3">
              <w:rPr>
                <w:rFonts w:ascii="Arial" w:eastAsia="Calibri" w:hAnsi="Arial" w:cs="Arial"/>
                <w:b/>
                <w:bCs/>
                <w:color w:val="000000" w:themeColor="text1"/>
                <w:lang w:val="en-CA"/>
              </w:rPr>
              <w:t>commande</w:t>
            </w:r>
            <w:proofErr w:type="spellEnd"/>
            <w:r w:rsidR="005A4AE3" w:rsidRPr="005A4AE3">
              <w:rPr>
                <w:rFonts w:ascii="Arial" w:eastAsia="Calibri" w:hAnsi="Arial" w:cs="Arial"/>
                <w:b/>
                <w:bCs/>
                <w:color w:val="000000" w:themeColor="text1"/>
                <w:lang w:val="en-CA"/>
              </w:rPr>
              <w:t xml:space="preserve">/Document de carte) </w:t>
            </w:r>
            <w:r w:rsidRPr="005C691B">
              <w:rPr>
                <w:rStyle w:val="normaltextrun"/>
                <w:rFonts w:ascii="Arial" w:hAnsi="Arial" w:cs="Arial"/>
                <w:color w:val="000000"/>
                <w:bdr w:val="none" w:sz="0" w:space="0" w:color="auto" w:frame="1"/>
              </w:rPr>
              <w:t xml:space="preserve"> value captured from the JV form in to Earmarked funds field in SAP Credit/Debit table</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68D78CAE"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This is an optional entry</w:t>
            </w:r>
          </w:p>
          <w:p w14:paraId="303CE6A6" w14:textId="77777777" w:rsidR="00DF3B53" w:rsidRPr="00EF0333" w:rsidRDefault="00DF3B53" w:rsidP="00EE24D1">
            <w:pPr>
              <w:pStyle w:val="BodyText"/>
              <w:ind w:left="0"/>
              <w:rPr>
                <w:rFonts w:ascii="Arial" w:hAnsi="Arial" w:cs="Arial"/>
                <w:b/>
                <w:bCs/>
                <w:highlight w:val="yellow"/>
                <w:lang w:val="en-CA"/>
              </w:rPr>
            </w:pPr>
            <w:r w:rsidRPr="00EF0333">
              <w:rPr>
                <w:rFonts w:ascii="Arial" w:hAnsi="Arial" w:cs="Arial"/>
                <w:b/>
                <w:bCs/>
              </w:rPr>
              <w:t>Refer to SCR12</w:t>
            </w:r>
          </w:p>
        </w:tc>
      </w:tr>
      <w:tr w:rsidR="00DF3B53" w:rsidRPr="005C691B" w14:paraId="00F3CF4E" w14:textId="77777777" w:rsidTr="00EE24D1">
        <w:trPr>
          <w:trHeight w:val="390"/>
        </w:trPr>
        <w:tc>
          <w:tcPr>
            <w:tcW w:w="1039" w:type="dxa"/>
            <w:vMerge/>
            <w:tcBorders>
              <w:left w:val="single" w:sz="6" w:space="0" w:color="000000"/>
              <w:right w:val="single" w:sz="6" w:space="0" w:color="000000"/>
            </w:tcBorders>
            <w:shd w:val="clear" w:color="auto" w:fill="auto"/>
          </w:tcPr>
          <w:p w14:paraId="7E5563E4"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2CE610F3" w14:textId="12160222" w:rsidR="00DF3B53" w:rsidRPr="005C691B" w:rsidRDefault="00DF3B53" w:rsidP="00EE24D1">
            <w:pPr>
              <w:pStyle w:val="BodyText"/>
              <w:ind w:left="0"/>
              <w:rPr>
                <w:rStyle w:val="eop"/>
                <w:rFonts w:ascii="Arial" w:hAnsi="Arial" w:cs="Arial"/>
                <w:color w:val="000000"/>
                <w:shd w:val="clear" w:color="auto" w:fill="FFFFFF"/>
              </w:rPr>
            </w:pPr>
            <w:r w:rsidRPr="005C691B">
              <w:rPr>
                <w:rStyle w:val="normaltextrun"/>
                <w:rFonts w:ascii="Arial" w:hAnsi="Arial" w:cs="Arial"/>
                <w:color w:val="000000"/>
                <w:bdr w:val="none" w:sz="0" w:space="0" w:color="auto" w:frame="1"/>
              </w:rPr>
              <w:t xml:space="preserve">Enter </w:t>
            </w:r>
            <w:proofErr w:type="spellStart"/>
            <w:r w:rsidR="005A4AE3" w:rsidRPr="00A75224">
              <w:rPr>
                <w:rFonts w:ascii="Arial" w:eastAsia="Calibri" w:hAnsi="Arial" w:cs="Arial"/>
                <w:b/>
                <w:bCs/>
                <w:color w:val="000000" w:themeColor="text1"/>
              </w:rPr>
              <w:t>Enter</w:t>
            </w:r>
            <w:proofErr w:type="spellEnd"/>
            <w:r w:rsidR="005A4AE3" w:rsidRPr="00A75224">
              <w:rPr>
                <w:rFonts w:ascii="Arial" w:eastAsia="Calibri" w:hAnsi="Arial" w:cs="Arial"/>
                <w:b/>
                <w:bCs/>
                <w:color w:val="000000" w:themeColor="text1"/>
              </w:rPr>
              <w:t xml:space="preserve"> Text Maximum 50 Characters/Texte Maximum 50 </w:t>
            </w:r>
            <w:proofErr w:type="spellStart"/>
            <w:r w:rsidR="005A4AE3" w:rsidRPr="00A75224">
              <w:rPr>
                <w:rFonts w:ascii="Arial" w:eastAsia="Calibri" w:hAnsi="Arial" w:cs="Arial"/>
                <w:b/>
                <w:bCs/>
                <w:color w:val="000000" w:themeColor="text1"/>
              </w:rPr>
              <w:t>caractères</w:t>
            </w:r>
            <w:proofErr w:type="spellEnd"/>
            <w:r w:rsidR="005A4AE3" w:rsidRPr="005C691B">
              <w:rPr>
                <w:rFonts w:ascii="Arial" w:eastAsia="Calibri" w:hAnsi="Arial" w:cs="Arial"/>
                <w:color w:val="000000" w:themeColor="text1"/>
              </w:rPr>
              <w:t xml:space="preserve"> </w:t>
            </w:r>
            <w:r w:rsidRPr="005C691B">
              <w:rPr>
                <w:rStyle w:val="normaltextrun"/>
                <w:rFonts w:ascii="Arial" w:hAnsi="Arial" w:cs="Arial"/>
                <w:color w:val="000000"/>
                <w:bdr w:val="none" w:sz="0" w:space="0" w:color="auto" w:frame="1"/>
              </w:rPr>
              <w:t>value captured from the JV form in to Text field in SAP Credit/Debit table</w:t>
            </w:r>
          </w:p>
          <w:p w14:paraId="1124FC24" w14:textId="77777777" w:rsidR="00DF3B53" w:rsidRPr="005C691B" w:rsidRDefault="00DF3B53" w:rsidP="00EE24D1">
            <w:pPr>
              <w:pStyle w:val="BodyText"/>
              <w:ind w:left="0"/>
              <w:rPr>
                <w:rStyle w:val="normaltextrun"/>
                <w:rFonts w:ascii="Arial" w:hAnsi="Arial" w:cs="Arial"/>
                <w:b/>
                <w:bCs/>
                <w:color w:val="000000"/>
                <w:shd w:val="clear" w:color="auto" w:fill="FFFFFF"/>
              </w:rPr>
            </w:pP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52E9BDF4"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This is an optional entry</w:t>
            </w:r>
          </w:p>
          <w:p w14:paraId="6C29216A" w14:textId="77777777" w:rsidR="00DF3B53" w:rsidRPr="00EF0333" w:rsidRDefault="00DF3B53" w:rsidP="00EE24D1">
            <w:pPr>
              <w:pStyle w:val="BodyText"/>
              <w:ind w:left="0"/>
              <w:rPr>
                <w:rFonts w:ascii="Arial" w:hAnsi="Arial" w:cs="Arial"/>
                <w:b/>
                <w:bCs/>
                <w:lang w:val="en-CA"/>
              </w:rPr>
            </w:pPr>
            <w:r w:rsidRPr="00EF0333">
              <w:rPr>
                <w:rFonts w:ascii="Arial" w:hAnsi="Arial" w:cs="Arial"/>
                <w:b/>
                <w:bCs/>
              </w:rPr>
              <w:t>Refer to SCR12</w:t>
            </w:r>
          </w:p>
        </w:tc>
      </w:tr>
      <w:tr w:rsidR="00DF3B53" w:rsidRPr="005C691B" w14:paraId="4ADE6A23" w14:textId="77777777" w:rsidTr="00EE24D1">
        <w:trPr>
          <w:trHeight w:val="390"/>
        </w:trPr>
        <w:tc>
          <w:tcPr>
            <w:tcW w:w="1039" w:type="dxa"/>
            <w:vMerge/>
            <w:tcBorders>
              <w:left w:val="single" w:sz="6" w:space="0" w:color="000000"/>
              <w:right w:val="single" w:sz="6" w:space="0" w:color="000000"/>
            </w:tcBorders>
            <w:shd w:val="clear" w:color="auto" w:fill="auto"/>
          </w:tcPr>
          <w:p w14:paraId="2464971D"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4205FAB8" w14:textId="414622A2" w:rsidR="00DF3B53" w:rsidRPr="005C691B" w:rsidRDefault="00DF3B53" w:rsidP="00EE24D1">
            <w:pPr>
              <w:pStyle w:val="BodyText"/>
              <w:ind w:left="0"/>
              <w:rPr>
                <w:rStyle w:val="normaltextrun"/>
                <w:rFonts w:ascii="Arial" w:hAnsi="Arial" w:cs="Arial"/>
                <w:color w:val="000000"/>
                <w:bdr w:val="none" w:sz="0" w:space="0" w:color="auto" w:frame="1"/>
              </w:rPr>
            </w:pPr>
            <w:r w:rsidRPr="005C691B">
              <w:rPr>
                <w:rStyle w:val="normaltextrun"/>
                <w:rFonts w:ascii="Arial" w:hAnsi="Arial" w:cs="Arial"/>
                <w:color w:val="000000"/>
                <w:bdr w:val="none" w:sz="0" w:space="0" w:color="auto" w:frame="1"/>
              </w:rPr>
              <w:t xml:space="preserve">Enter </w:t>
            </w:r>
            <w:r w:rsidR="005A4AE3" w:rsidRPr="00A75224">
              <w:rPr>
                <w:rFonts w:ascii="Arial" w:eastAsia="Calibri" w:hAnsi="Arial" w:cs="Arial"/>
                <w:b/>
                <w:bCs/>
                <w:color w:val="000000" w:themeColor="text1"/>
              </w:rPr>
              <w:t>WBSE/</w:t>
            </w:r>
            <w:r w:rsidR="005A4AE3" w:rsidRPr="00A75224">
              <w:rPr>
                <w:b/>
                <w:bCs/>
              </w:rPr>
              <w:t xml:space="preserve"> </w:t>
            </w:r>
            <w:proofErr w:type="spellStart"/>
            <w:r w:rsidR="005A4AE3" w:rsidRPr="00A75224">
              <w:rPr>
                <w:rFonts w:ascii="Arial" w:eastAsia="Calibri" w:hAnsi="Arial" w:cs="Arial"/>
                <w:b/>
                <w:bCs/>
                <w:color w:val="000000" w:themeColor="text1"/>
              </w:rPr>
              <w:t>Élémentd'OTP</w:t>
            </w:r>
            <w:proofErr w:type="spellEnd"/>
            <w:r w:rsidRPr="005C691B">
              <w:rPr>
                <w:rStyle w:val="normaltextrun"/>
                <w:rFonts w:ascii="Arial" w:hAnsi="Arial" w:cs="Arial"/>
                <w:color w:val="000000"/>
                <w:bdr w:val="none" w:sz="0" w:space="0" w:color="auto" w:frame="1"/>
              </w:rPr>
              <w:t xml:space="preserve"> value captured from the JV form in to WBS field in SAP Credit/Debit table</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7A70393F"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This is an optional entry</w:t>
            </w:r>
          </w:p>
          <w:p w14:paraId="3E512AA9" w14:textId="77777777" w:rsidR="00DF3B53" w:rsidRPr="00EF0333" w:rsidRDefault="00DF3B53" w:rsidP="00EE24D1">
            <w:pPr>
              <w:pStyle w:val="BodyText"/>
              <w:ind w:left="0"/>
              <w:rPr>
                <w:rFonts w:ascii="Arial" w:hAnsi="Arial" w:cs="Arial"/>
                <w:b/>
                <w:bCs/>
                <w:lang w:val="en-CA"/>
              </w:rPr>
            </w:pPr>
            <w:r w:rsidRPr="00EF0333">
              <w:rPr>
                <w:rFonts w:ascii="Arial" w:hAnsi="Arial" w:cs="Arial"/>
                <w:b/>
                <w:bCs/>
              </w:rPr>
              <w:t>Refer to SCR12</w:t>
            </w:r>
          </w:p>
        </w:tc>
      </w:tr>
      <w:tr w:rsidR="00DF3B53" w:rsidRPr="005C691B" w14:paraId="229739EA" w14:textId="77777777" w:rsidTr="00EE24D1">
        <w:trPr>
          <w:trHeight w:val="390"/>
        </w:trPr>
        <w:tc>
          <w:tcPr>
            <w:tcW w:w="1039" w:type="dxa"/>
            <w:vMerge/>
            <w:tcBorders>
              <w:left w:val="single" w:sz="6" w:space="0" w:color="000000"/>
              <w:right w:val="single" w:sz="6" w:space="0" w:color="000000"/>
            </w:tcBorders>
            <w:shd w:val="clear" w:color="auto" w:fill="auto"/>
          </w:tcPr>
          <w:p w14:paraId="519AAB43"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35A90E6B" w14:textId="10AB99B6" w:rsidR="00DF3B53" w:rsidRPr="005C691B" w:rsidRDefault="00DF3B53" w:rsidP="00EE24D1">
            <w:pPr>
              <w:pStyle w:val="BodyText"/>
              <w:ind w:left="0"/>
              <w:rPr>
                <w:rStyle w:val="normaltextrun"/>
                <w:rFonts w:ascii="Arial" w:hAnsi="Arial" w:cs="Arial"/>
                <w:color w:val="000000"/>
                <w:bdr w:val="none" w:sz="0" w:space="0" w:color="auto" w:frame="1"/>
              </w:rPr>
            </w:pPr>
            <w:r w:rsidRPr="005C691B">
              <w:rPr>
                <w:rStyle w:val="normaltextrun"/>
                <w:rFonts w:ascii="Arial" w:hAnsi="Arial" w:cs="Arial"/>
                <w:color w:val="000000"/>
                <w:bdr w:val="none" w:sz="0" w:space="0" w:color="auto" w:frame="1"/>
              </w:rPr>
              <w:t xml:space="preserve">Enter </w:t>
            </w:r>
            <w:r w:rsidR="005A4AE3" w:rsidRPr="00A75224">
              <w:rPr>
                <w:rFonts w:ascii="Arial" w:eastAsia="Calibri" w:hAnsi="Arial" w:cs="Arial"/>
                <w:b/>
                <w:bCs/>
                <w:color w:val="000000" w:themeColor="text1"/>
              </w:rPr>
              <w:t>Fund/Fonds</w:t>
            </w:r>
            <w:r w:rsidRPr="005C691B">
              <w:rPr>
                <w:rStyle w:val="normaltextrun"/>
                <w:rFonts w:ascii="Arial" w:hAnsi="Arial" w:cs="Arial"/>
                <w:color w:val="000000"/>
                <w:bdr w:val="none" w:sz="0" w:space="0" w:color="auto" w:frame="1"/>
              </w:rPr>
              <w:t xml:space="preserve"> value captured from the JV form in to Fund field in SAP Credit/Debit table</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319AF9FC" w14:textId="77777777" w:rsidR="00DF3B53" w:rsidRPr="005C691B" w:rsidRDefault="00DF3B53" w:rsidP="00EE24D1">
            <w:pPr>
              <w:pStyle w:val="BodyText"/>
              <w:ind w:left="0"/>
              <w:rPr>
                <w:rFonts w:ascii="Arial" w:hAnsi="Arial" w:cs="Arial"/>
                <w:lang w:val="en-CA"/>
              </w:rPr>
            </w:pPr>
            <w:r w:rsidRPr="005C691B">
              <w:rPr>
                <w:rFonts w:ascii="Arial" w:hAnsi="Arial" w:cs="Arial"/>
                <w:lang w:val="en-CA"/>
              </w:rPr>
              <w:t>This is an optional entry</w:t>
            </w:r>
          </w:p>
          <w:p w14:paraId="21750D98" w14:textId="77777777" w:rsidR="00DF3B53" w:rsidRPr="00EF0333" w:rsidRDefault="00DF3B53" w:rsidP="00EE24D1">
            <w:pPr>
              <w:pStyle w:val="BodyText"/>
              <w:ind w:left="0"/>
              <w:rPr>
                <w:rFonts w:ascii="Arial" w:hAnsi="Arial" w:cs="Arial"/>
                <w:b/>
                <w:bCs/>
                <w:lang w:val="en-CA"/>
              </w:rPr>
            </w:pPr>
            <w:r w:rsidRPr="00EF0333">
              <w:rPr>
                <w:rFonts w:ascii="Arial" w:hAnsi="Arial" w:cs="Arial"/>
                <w:b/>
                <w:bCs/>
              </w:rPr>
              <w:t>Refer to SCR12</w:t>
            </w:r>
          </w:p>
        </w:tc>
      </w:tr>
      <w:tr w:rsidR="00DF3B53" w:rsidRPr="005C691B" w14:paraId="58F7F4B8" w14:textId="77777777" w:rsidTr="00EE24D1">
        <w:trPr>
          <w:trHeight w:val="390"/>
        </w:trPr>
        <w:tc>
          <w:tcPr>
            <w:tcW w:w="1039" w:type="dxa"/>
            <w:vMerge/>
            <w:tcBorders>
              <w:left w:val="single" w:sz="6" w:space="0" w:color="000000"/>
              <w:bottom w:val="single" w:sz="6" w:space="0" w:color="000000"/>
              <w:right w:val="single" w:sz="6" w:space="0" w:color="000000"/>
            </w:tcBorders>
            <w:shd w:val="clear" w:color="auto" w:fill="auto"/>
          </w:tcPr>
          <w:p w14:paraId="1E959A9B"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6C58E28E" w14:textId="77777777" w:rsidR="00DF3B53" w:rsidRPr="005C691B" w:rsidRDefault="00DF3B53" w:rsidP="00EE24D1">
            <w:pPr>
              <w:pStyle w:val="BodyText"/>
              <w:ind w:left="0"/>
              <w:rPr>
                <w:rStyle w:val="normaltextrun"/>
                <w:rFonts w:ascii="Arial" w:hAnsi="Arial" w:cs="Arial"/>
                <w:b/>
                <w:bCs/>
                <w:color w:val="000000"/>
                <w:bdr w:val="none" w:sz="0" w:space="0" w:color="auto" w:frame="1"/>
              </w:rPr>
            </w:pPr>
            <w:r w:rsidRPr="005C691B">
              <w:rPr>
                <w:rStyle w:val="normaltextrun"/>
                <w:rFonts w:ascii="Arial" w:hAnsi="Arial" w:cs="Arial"/>
                <w:b/>
                <w:bCs/>
                <w:color w:val="000000"/>
                <w:bdr w:val="none" w:sz="0" w:space="0" w:color="auto" w:frame="1"/>
              </w:rPr>
              <w:t>Repeat these steps for all Credit and Debit rows in JV form in SAP</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28F84EE8" w14:textId="77777777" w:rsidR="00DF3B53" w:rsidRPr="005C691B" w:rsidRDefault="00DF3B53" w:rsidP="00EE24D1">
            <w:pPr>
              <w:pStyle w:val="BodyText"/>
              <w:ind w:left="0"/>
              <w:rPr>
                <w:rFonts w:ascii="Arial" w:hAnsi="Arial" w:cs="Arial"/>
                <w:lang w:val="en-CA"/>
              </w:rPr>
            </w:pPr>
          </w:p>
        </w:tc>
      </w:tr>
      <w:tr w:rsidR="00DF3B53" w:rsidRPr="005C691B" w14:paraId="3661CFF6"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3B7419E6"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27</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70126B56" w14:textId="77777777" w:rsidR="00DF3B53" w:rsidRPr="005C691B" w:rsidRDefault="00DF3B53" w:rsidP="00EE24D1">
            <w:pPr>
              <w:pStyle w:val="BodyText"/>
              <w:ind w:left="0"/>
              <w:rPr>
                <w:rStyle w:val="normaltextrun"/>
                <w:rFonts w:ascii="Arial" w:hAnsi="Arial" w:cs="Arial"/>
                <w:b/>
                <w:bCs/>
                <w:color w:val="000000"/>
                <w:bdr w:val="none" w:sz="0" w:space="0" w:color="auto" w:frame="1"/>
              </w:rPr>
            </w:pPr>
            <w:r w:rsidRPr="005C691B">
              <w:rPr>
                <w:rStyle w:val="normaltextrun"/>
                <w:rFonts w:ascii="Arial" w:hAnsi="Arial" w:cs="Arial"/>
                <w:color w:val="000000"/>
                <w:bdr w:val="none" w:sz="0" w:space="0" w:color="auto" w:frame="1"/>
              </w:rPr>
              <w:t>Press enter and click on Save as completed if no more lines available to enter</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0DACB9D5" w14:textId="77777777" w:rsidR="00DF3B53" w:rsidRPr="00EF0333" w:rsidRDefault="00DF3B53" w:rsidP="00EE24D1">
            <w:pPr>
              <w:pStyle w:val="BodyText"/>
              <w:ind w:left="0"/>
              <w:rPr>
                <w:rFonts w:ascii="Arial" w:hAnsi="Arial" w:cs="Arial"/>
                <w:b/>
                <w:bCs/>
                <w:lang w:val="en-CA"/>
              </w:rPr>
            </w:pPr>
            <w:r w:rsidRPr="00EF0333">
              <w:rPr>
                <w:rFonts w:ascii="Arial" w:hAnsi="Arial" w:cs="Arial"/>
                <w:b/>
                <w:bCs/>
              </w:rPr>
              <w:t>Refer to SCR13</w:t>
            </w:r>
          </w:p>
        </w:tc>
      </w:tr>
      <w:tr w:rsidR="00DF3B53" w:rsidRPr="005C691B" w14:paraId="4F2E10E3"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6173D0F4"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lastRenderedPageBreak/>
              <w:t>28</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33241082" w14:textId="77777777" w:rsidR="00DF3B53" w:rsidRPr="005C691B" w:rsidRDefault="00DF3B53" w:rsidP="00EE24D1">
            <w:pPr>
              <w:pStyle w:val="BodyText"/>
              <w:ind w:left="0"/>
              <w:rPr>
                <w:rStyle w:val="normaltextrun"/>
                <w:rFonts w:ascii="Arial" w:hAnsi="Arial" w:cs="Arial"/>
                <w:color w:val="000000"/>
                <w:bdr w:val="none" w:sz="0" w:space="0" w:color="auto" w:frame="1"/>
              </w:rPr>
            </w:pPr>
            <w:r w:rsidRPr="005C691B">
              <w:rPr>
                <w:rStyle w:val="normaltextrun"/>
                <w:rFonts w:ascii="Arial" w:hAnsi="Arial" w:cs="Arial"/>
                <w:color w:val="000000"/>
                <w:bdr w:val="none" w:sz="0" w:space="0" w:color="auto" w:frame="1"/>
              </w:rPr>
              <w:t>IF an error message pops up at the bottom of the SAP screen, perform the following steps</w:t>
            </w:r>
          </w:p>
          <w:p w14:paraId="099A2C56" w14:textId="77777777" w:rsidR="00DF3B53" w:rsidRPr="005C691B" w:rsidRDefault="00DF3B53" w:rsidP="00DF3B53">
            <w:pPr>
              <w:pStyle w:val="ListParagraph"/>
              <w:numPr>
                <w:ilvl w:val="0"/>
                <w:numId w:val="51"/>
              </w:numPr>
              <w:tabs>
                <w:tab w:val="left" w:pos="0"/>
                <w:tab w:val="left" w:pos="1440"/>
              </w:tabs>
              <w:spacing w:after="160" w:line="257" w:lineRule="auto"/>
              <w:rPr>
                <w:rFonts w:ascii="Arial" w:eastAsia="Calibri" w:hAnsi="Arial" w:cs="Arial"/>
                <w:lang w:val="en-CA"/>
              </w:rPr>
            </w:pPr>
            <w:r w:rsidRPr="005C691B">
              <w:rPr>
                <w:rFonts w:ascii="Arial" w:eastAsia="Calibri" w:hAnsi="Arial" w:cs="Arial"/>
                <w:lang w:val="en-CA"/>
              </w:rPr>
              <w:t>Double-click on the error message.</w:t>
            </w:r>
          </w:p>
          <w:p w14:paraId="7AA3A24D" w14:textId="77777777" w:rsidR="00DF3B53" w:rsidRPr="005C691B" w:rsidRDefault="00DF3B53" w:rsidP="00DF3B53">
            <w:pPr>
              <w:pStyle w:val="ListParagraph"/>
              <w:numPr>
                <w:ilvl w:val="0"/>
                <w:numId w:val="51"/>
              </w:numPr>
              <w:tabs>
                <w:tab w:val="left" w:pos="0"/>
                <w:tab w:val="left" w:pos="1440"/>
              </w:tabs>
              <w:spacing w:after="160" w:line="257" w:lineRule="auto"/>
              <w:rPr>
                <w:rFonts w:ascii="Arial" w:eastAsia="Calibri" w:hAnsi="Arial" w:cs="Arial"/>
                <w:lang w:val="en-CA"/>
              </w:rPr>
            </w:pPr>
            <w:r w:rsidRPr="005C691B">
              <w:rPr>
                <w:rFonts w:ascii="Arial" w:eastAsia="Calibri" w:hAnsi="Arial" w:cs="Arial"/>
                <w:lang w:val="en-CA"/>
              </w:rPr>
              <w:t>Capture the error message to report back to the business in the Bot report</w:t>
            </w:r>
          </w:p>
          <w:p w14:paraId="7296539D" w14:textId="77777777" w:rsidR="00DF3B53" w:rsidRPr="005C691B" w:rsidRDefault="00DF3B53" w:rsidP="00DF3B53">
            <w:pPr>
              <w:pStyle w:val="ListParagraph"/>
              <w:numPr>
                <w:ilvl w:val="0"/>
                <w:numId w:val="51"/>
              </w:numPr>
              <w:tabs>
                <w:tab w:val="left" w:pos="0"/>
                <w:tab w:val="left" w:pos="1440"/>
              </w:tabs>
              <w:spacing w:after="160" w:line="257" w:lineRule="auto"/>
              <w:rPr>
                <w:rFonts w:ascii="Arial" w:eastAsia="Calibri" w:hAnsi="Arial" w:cs="Arial"/>
                <w:lang w:val="en-CA"/>
              </w:rPr>
            </w:pPr>
            <w:r w:rsidRPr="005C691B">
              <w:rPr>
                <w:rFonts w:ascii="Arial" w:eastAsia="Calibri" w:hAnsi="Arial" w:cs="Arial"/>
                <w:lang w:val="en-CA"/>
              </w:rPr>
              <w:t>Move the email to “Failed email” folder</w:t>
            </w:r>
          </w:p>
          <w:p w14:paraId="0C12A0C1" w14:textId="77777777" w:rsidR="00DF3B53" w:rsidRPr="005C691B" w:rsidRDefault="00DF3B53" w:rsidP="00DF3B53">
            <w:pPr>
              <w:pStyle w:val="ListParagraph"/>
              <w:numPr>
                <w:ilvl w:val="0"/>
                <w:numId w:val="51"/>
              </w:numPr>
              <w:tabs>
                <w:tab w:val="left" w:pos="0"/>
                <w:tab w:val="left" w:pos="1440"/>
              </w:tabs>
              <w:spacing w:before="0" w:after="160" w:line="257" w:lineRule="auto"/>
              <w:rPr>
                <w:rStyle w:val="normaltextrun"/>
                <w:rFonts w:ascii="Arial" w:eastAsia="Calibri" w:hAnsi="Arial" w:cs="Arial"/>
                <w:lang w:val="en-CA"/>
              </w:rPr>
            </w:pPr>
            <w:r w:rsidRPr="005C691B">
              <w:rPr>
                <w:rFonts w:ascii="Arial" w:eastAsia="Calibri" w:hAnsi="Arial" w:cs="Arial"/>
                <w:lang w:val="en-CA"/>
              </w:rPr>
              <w:t>Open a new GUI to process the next JV form.</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41ADC330" w14:textId="77777777" w:rsidR="00DF3B53" w:rsidRDefault="00DF3B53" w:rsidP="00EE24D1">
            <w:pPr>
              <w:pStyle w:val="BodyText"/>
              <w:ind w:left="0"/>
              <w:rPr>
                <w:rFonts w:ascii="Arial" w:hAnsi="Arial" w:cs="Arial"/>
              </w:rPr>
            </w:pPr>
          </w:p>
          <w:p w14:paraId="4225CF52" w14:textId="77777777" w:rsidR="00DF3B53" w:rsidRDefault="00DF3B53" w:rsidP="00EE24D1">
            <w:pPr>
              <w:pStyle w:val="BodyText"/>
              <w:ind w:left="0"/>
              <w:rPr>
                <w:rFonts w:ascii="Arial" w:hAnsi="Arial" w:cs="Arial"/>
              </w:rPr>
            </w:pPr>
          </w:p>
          <w:p w14:paraId="3F8F502F" w14:textId="77777777" w:rsidR="00DF3B53" w:rsidRPr="00EF0333" w:rsidRDefault="00DF3B53" w:rsidP="00EE24D1">
            <w:pPr>
              <w:pStyle w:val="BodyText"/>
              <w:ind w:left="0"/>
              <w:rPr>
                <w:rFonts w:ascii="Arial" w:hAnsi="Arial" w:cs="Arial"/>
                <w:b/>
                <w:bCs/>
              </w:rPr>
            </w:pPr>
            <w:r w:rsidRPr="00EF0333">
              <w:rPr>
                <w:rFonts w:ascii="Arial" w:hAnsi="Arial" w:cs="Arial"/>
                <w:b/>
                <w:bCs/>
              </w:rPr>
              <w:t>Refer to SCR14</w:t>
            </w:r>
          </w:p>
          <w:p w14:paraId="7803FB47" w14:textId="77777777" w:rsidR="00DF3B53" w:rsidRDefault="00DF3B53" w:rsidP="00EE24D1">
            <w:pPr>
              <w:pStyle w:val="BodyText"/>
              <w:ind w:left="0"/>
              <w:rPr>
                <w:rFonts w:ascii="Arial" w:hAnsi="Arial" w:cs="Arial"/>
              </w:rPr>
            </w:pPr>
          </w:p>
          <w:p w14:paraId="4BCBDBB0" w14:textId="77777777" w:rsidR="00DF3B53" w:rsidRDefault="00DF3B53" w:rsidP="00EE24D1">
            <w:pPr>
              <w:pStyle w:val="BodyText"/>
              <w:ind w:left="0"/>
              <w:rPr>
                <w:rFonts w:ascii="Arial" w:hAnsi="Arial" w:cs="Arial"/>
              </w:rPr>
            </w:pPr>
          </w:p>
          <w:p w14:paraId="66B7C361" w14:textId="77777777" w:rsidR="00DF3B53" w:rsidRDefault="00DF3B53" w:rsidP="00EE24D1">
            <w:pPr>
              <w:pStyle w:val="BodyText"/>
              <w:ind w:left="0"/>
              <w:rPr>
                <w:rFonts w:ascii="Arial" w:hAnsi="Arial" w:cs="Arial"/>
              </w:rPr>
            </w:pPr>
          </w:p>
          <w:p w14:paraId="32CF5547" w14:textId="77777777" w:rsidR="00DF3B53" w:rsidRDefault="00DF3B53" w:rsidP="00EE24D1">
            <w:pPr>
              <w:pStyle w:val="BodyText"/>
              <w:ind w:left="0"/>
              <w:rPr>
                <w:rFonts w:ascii="Arial" w:hAnsi="Arial" w:cs="Arial"/>
              </w:rPr>
            </w:pPr>
          </w:p>
          <w:p w14:paraId="570753FE" w14:textId="77777777" w:rsidR="00DF3B53" w:rsidRPr="00EF0333" w:rsidRDefault="00DF3B53" w:rsidP="00EE24D1">
            <w:pPr>
              <w:pStyle w:val="BodyText"/>
              <w:ind w:left="0"/>
              <w:rPr>
                <w:rFonts w:ascii="Arial" w:hAnsi="Arial" w:cs="Arial"/>
                <w:b/>
                <w:bCs/>
              </w:rPr>
            </w:pPr>
            <w:r w:rsidRPr="00EF0333">
              <w:rPr>
                <w:rFonts w:ascii="Arial" w:hAnsi="Arial" w:cs="Arial"/>
                <w:b/>
                <w:bCs/>
              </w:rPr>
              <w:t>Refer to SCR15 for step 4</w:t>
            </w:r>
          </w:p>
        </w:tc>
      </w:tr>
      <w:tr w:rsidR="00DF3B53" w:rsidRPr="005C691B" w14:paraId="4D318269" w14:textId="77777777" w:rsidTr="00EE24D1">
        <w:trPr>
          <w:trHeight w:val="39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354AB799"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29</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0E7227FA" w14:textId="77777777" w:rsidR="00DF3B53" w:rsidRPr="005C691B" w:rsidRDefault="00DF3B53" w:rsidP="00EE24D1">
            <w:pPr>
              <w:pStyle w:val="BodyText"/>
              <w:ind w:left="0"/>
              <w:rPr>
                <w:rStyle w:val="normaltextrun"/>
                <w:rFonts w:ascii="Arial" w:hAnsi="Arial" w:cs="Arial"/>
                <w:color w:val="000000"/>
                <w:bdr w:val="none" w:sz="0" w:space="0" w:color="auto" w:frame="1"/>
              </w:rPr>
            </w:pPr>
            <w:r w:rsidRPr="005C691B">
              <w:rPr>
                <w:rStyle w:val="normaltextrun"/>
                <w:rFonts w:ascii="Arial" w:hAnsi="Arial" w:cs="Arial"/>
                <w:color w:val="000000"/>
                <w:bdr w:val="none" w:sz="0" w:space="0" w:color="auto" w:frame="1"/>
              </w:rPr>
              <w:t>IF no error message pops up at the bottom of the SAP screen, follow the below steps</w:t>
            </w:r>
          </w:p>
          <w:p w14:paraId="4C74488F" w14:textId="77777777" w:rsidR="00DF3B53" w:rsidRPr="005C691B" w:rsidRDefault="00DF3B53" w:rsidP="00DF3B53">
            <w:pPr>
              <w:pStyle w:val="ListParagraph"/>
              <w:numPr>
                <w:ilvl w:val="0"/>
                <w:numId w:val="26"/>
              </w:numPr>
              <w:spacing w:line="257" w:lineRule="auto"/>
              <w:rPr>
                <w:rFonts w:ascii="Arial" w:eastAsia="Calibri" w:hAnsi="Arial" w:cs="Arial"/>
                <w:lang w:val="en-CA"/>
              </w:rPr>
            </w:pPr>
            <w:r w:rsidRPr="005C691B">
              <w:rPr>
                <w:rFonts w:ascii="Arial" w:eastAsia="Calibri" w:hAnsi="Arial" w:cs="Arial"/>
                <w:lang w:val="en-CA"/>
              </w:rPr>
              <w:t>Double-click on the document number at the bottom.</w:t>
            </w:r>
          </w:p>
          <w:p w14:paraId="24106C45" w14:textId="77777777" w:rsidR="00DF3B53" w:rsidRPr="005C691B" w:rsidRDefault="00DF3B53" w:rsidP="00DF3B53">
            <w:pPr>
              <w:pStyle w:val="ListParagraph"/>
              <w:numPr>
                <w:ilvl w:val="0"/>
                <w:numId w:val="26"/>
              </w:numPr>
              <w:spacing w:line="257" w:lineRule="auto"/>
              <w:rPr>
                <w:rStyle w:val="normaltextrun"/>
                <w:rFonts w:ascii="Arial" w:eastAsia="Calibri" w:hAnsi="Arial" w:cs="Arial"/>
                <w:lang w:val="en-CA"/>
              </w:rPr>
            </w:pPr>
            <w:r w:rsidRPr="005C691B">
              <w:rPr>
                <w:rFonts w:ascii="Arial" w:eastAsia="Calibri" w:hAnsi="Arial" w:cs="Arial"/>
                <w:lang w:val="en-CA"/>
              </w:rPr>
              <w:t>Record the document number, company code, and message number.</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25165023" w14:textId="77777777" w:rsidR="00DF3B53" w:rsidRDefault="00DF3B53" w:rsidP="00EE24D1">
            <w:pPr>
              <w:pStyle w:val="BodyText"/>
              <w:ind w:left="0"/>
              <w:rPr>
                <w:rFonts w:ascii="Arial" w:hAnsi="Arial" w:cs="Arial"/>
                <w:b/>
                <w:bCs/>
              </w:rPr>
            </w:pPr>
          </w:p>
          <w:p w14:paraId="640D039D" w14:textId="77777777" w:rsidR="00DF3B53" w:rsidRDefault="00DF3B53" w:rsidP="00EE24D1">
            <w:pPr>
              <w:pStyle w:val="BodyText"/>
              <w:ind w:left="0"/>
              <w:rPr>
                <w:rFonts w:ascii="Arial" w:hAnsi="Arial" w:cs="Arial"/>
                <w:b/>
                <w:bCs/>
              </w:rPr>
            </w:pPr>
          </w:p>
          <w:p w14:paraId="62508103" w14:textId="77777777" w:rsidR="00DF3B53" w:rsidRDefault="00DF3B53" w:rsidP="00EE24D1">
            <w:pPr>
              <w:pStyle w:val="BodyText"/>
              <w:ind w:left="0"/>
              <w:rPr>
                <w:rFonts w:ascii="Arial" w:hAnsi="Arial" w:cs="Arial"/>
                <w:b/>
                <w:bCs/>
              </w:rPr>
            </w:pPr>
          </w:p>
          <w:p w14:paraId="45724E45" w14:textId="77777777" w:rsidR="00DF3B53" w:rsidRPr="00EF0333" w:rsidRDefault="00DF3B53" w:rsidP="00EE24D1">
            <w:pPr>
              <w:pStyle w:val="BodyText"/>
              <w:ind w:left="0"/>
              <w:rPr>
                <w:rFonts w:ascii="Arial" w:hAnsi="Arial" w:cs="Arial"/>
                <w:b/>
                <w:bCs/>
              </w:rPr>
            </w:pPr>
            <w:r w:rsidRPr="00EF0333">
              <w:rPr>
                <w:rFonts w:ascii="Arial" w:hAnsi="Arial" w:cs="Arial"/>
                <w:b/>
                <w:bCs/>
              </w:rPr>
              <w:t>Refer to SCR16</w:t>
            </w:r>
          </w:p>
        </w:tc>
      </w:tr>
      <w:tr w:rsidR="00DF3B53" w:rsidRPr="005C691B" w14:paraId="15C8BF8E" w14:textId="77777777" w:rsidTr="00EE24D1">
        <w:trPr>
          <w:trHeight w:val="3960"/>
        </w:trPr>
        <w:tc>
          <w:tcPr>
            <w:tcW w:w="1039" w:type="dxa"/>
            <w:tcBorders>
              <w:top w:val="single" w:sz="6" w:space="0" w:color="000000"/>
              <w:left w:val="single" w:sz="6" w:space="0" w:color="000000"/>
              <w:bottom w:val="single" w:sz="6" w:space="0" w:color="000000"/>
              <w:right w:val="single" w:sz="6" w:space="0" w:color="000000"/>
            </w:tcBorders>
            <w:shd w:val="clear" w:color="auto" w:fill="auto"/>
          </w:tcPr>
          <w:p w14:paraId="7F64CBB6" w14:textId="77777777" w:rsidR="00DF3B53" w:rsidRPr="005C691B" w:rsidRDefault="00DF3B53" w:rsidP="00EE24D1">
            <w:pPr>
              <w:pStyle w:val="BodyText"/>
              <w:ind w:left="426" w:firstLine="11"/>
              <w:rPr>
                <w:rFonts w:ascii="Arial" w:hAnsi="Arial" w:cs="Arial"/>
                <w:lang w:val="en-AU"/>
              </w:rPr>
            </w:pPr>
            <w:r>
              <w:rPr>
                <w:rFonts w:ascii="Arial" w:hAnsi="Arial" w:cs="Arial"/>
                <w:lang w:val="en-AU"/>
              </w:rPr>
              <w:t>30</w:t>
            </w:r>
          </w:p>
        </w:tc>
        <w:tc>
          <w:tcPr>
            <w:tcW w:w="3838" w:type="dxa"/>
            <w:tcBorders>
              <w:top w:val="single" w:sz="6" w:space="0" w:color="000000"/>
              <w:left w:val="single" w:sz="6" w:space="0" w:color="000000"/>
              <w:bottom w:val="single" w:sz="6" w:space="0" w:color="000000"/>
              <w:right w:val="single" w:sz="6" w:space="0" w:color="000000"/>
            </w:tcBorders>
            <w:shd w:val="clear" w:color="auto" w:fill="auto"/>
          </w:tcPr>
          <w:p w14:paraId="58E7EF97" w14:textId="77777777" w:rsidR="00DF3B53" w:rsidRPr="005C691B" w:rsidRDefault="00DF3B53" w:rsidP="00EE24D1">
            <w:pPr>
              <w:pStyle w:val="BodyText"/>
              <w:ind w:left="0"/>
              <w:rPr>
                <w:rStyle w:val="normaltextrun"/>
                <w:rFonts w:ascii="Arial" w:hAnsi="Arial" w:cs="Arial"/>
                <w:color w:val="000000"/>
                <w:bdr w:val="none" w:sz="0" w:space="0" w:color="auto" w:frame="1"/>
              </w:rPr>
            </w:pPr>
            <w:r w:rsidRPr="005C691B">
              <w:rPr>
                <w:rStyle w:val="normaltextrun"/>
                <w:rFonts w:ascii="Arial" w:hAnsi="Arial" w:cs="Arial"/>
                <w:color w:val="000000"/>
                <w:bdr w:val="none" w:sz="0" w:space="0" w:color="auto" w:frame="1"/>
              </w:rPr>
              <w:t xml:space="preserve">Navigate to FBV3 Transaction window and </w:t>
            </w:r>
          </w:p>
          <w:p w14:paraId="54DF520A" w14:textId="77777777" w:rsidR="00DF3B53" w:rsidRPr="005C691B" w:rsidRDefault="00DF3B53" w:rsidP="00DF3B53">
            <w:pPr>
              <w:pStyle w:val="BodyText"/>
              <w:numPr>
                <w:ilvl w:val="0"/>
                <w:numId w:val="49"/>
              </w:numPr>
              <w:rPr>
                <w:rStyle w:val="normaltextrun"/>
                <w:rFonts w:ascii="Arial" w:hAnsi="Arial" w:cs="Arial"/>
                <w:color w:val="000000"/>
                <w:bdr w:val="none" w:sz="0" w:space="0" w:color="auto" w:frame="1"/>
              </w:rPr>
            </w:pPr>
            <w:r w:rsidRPr="005C691B">
              <w:rPr>
                <w:rFonts w:ascii="Arial" w:eastAsia="Calibri" w:hAnsi="Arial" w:cs="Arial"/>
                <w:lang w:val="en-CA"/>
              </w:rPr>
              <w:t>Enter the company code</w:t>
            </w:r>
          </w:p>
          <w:p w14:paraId="165B2FD6" w14:textId="77777777" w:rsidR="00DF3B53" w:rsidRPr="005C691B" w:rsidRDefault="00DF3B53" w:rsidP="00DF3B53">
            <w:pPr>
              <w:pStyle w:val="BodyText"/>
              <w:numPr>
                <w:ilvl w:val="0"/>
                <w:numId w:val="49"/>
              </w:numPr>
              <w:rPr>
                <w:rFonts w:ascii="Arial" w:eastAsia="Calibri" w:hAnsi="Arial" w:cs="Arial"/>
                <w:lang w:val="en-CA"/>
              </w:rPr>
            </w:pPr>
            <w:r w:rsidRPr="005C691B">
              <w:rPr>
                <w:rFonts w:ascii="Arial" w:eastAsia="Calibri" w:hAnsi="Arial" w:cs="Arial"/>
                <w:lang w:val="en-CA"/>
              </w:rPr>
              <w:t>Enter the document number</w:t>
            </w:r>
          </w:p>
          <w:p w14:paraId="4346F54A" w14:textId="77777777" w:rsidR="00DF3B53" w:rsidRPr="005C691B" w:rsidRDefault="00DF3B53" w:rsidP="00DF3B53">
            <w:pPr>
              <w:pStyle w:val="ListParagraph"/>
              <w:numPr>
                <w:ilvl w:val="0"/>
                <w:numId w:val="49"/>
              </w:numPr>
              <w:spacing w:line="257" w:lineRule="auto"/>
              <w:rPr>
                <w:rFonts w:ascii="Arial" w:eastAsia="Calibri" w:hAnsi="Arial" w:cs="Arial"/>
                <w:lang w:val="en-CA"/>
              </w:rPr>
            </w:pPr>
            <w:r w:rsidRPr="005C691B">
              <w:rPr>
                <w:rFonts w:ascii="Arial" w:eastAsia="Calibri" w:hAnsi="Arial" w:cs="Arial"/>
                <w:lang w:val="en-CA"/>
              </w:rPr>
              <w:t>Enter the fiscal year (computed based on today’s date).</w:t>
            </w:r>
          </w:p>
          <w:p w14:paraId="143CFBD7" w14:textId="77777777" w:rsidR="00DF3B53" w:rsidRPr="005C691B" w:rsidRDefault="00DF3B53" w:rsidP="00EE24D1">
            <w:pPr>
              <w:pStyle w:val="BodyText"/>
              <w:rPr>
                <w:rFonts w:ascii="Arial" w:eastAsia="Calibri" w:hAnsi="Arial" w:cs="Arial"/>
                <w:lang w:val="en-CA"/>
              </w:rPr>
            </w:pPr>
            <w:r w:rsidRPr="005C691B">
              <w:rPr>
                <w:rFonts w:ascii="Arial" w:eastAsia="Calibri" w:hAnsi="Arial" w:cs="Arial"/>
                <w:highlight w:val="yellow"/>
                <w:lang w:val="en-CA"/>
              </w:rPr>
              <w:t>Format is YYYY</w:t>
            </w:r>
          </w:p>
          <w:p w14:paraId="0296266D" w14:textId="77777777" w:rsidR="00DF3B53" w:rsidRPr="005C691B" w:rsidRDefault="00DF3B53" w:rsidP="00DF3B53">
            <w:pPr>
              <w:pStyle w:val="ListParagraph"/>
              <w:numPr>
                <w:ilvl w:val="0"/>
                <w:numId w:val="49"/>
              </w:numPr>
              <w:spacing w:line="257" w:lineRule="auto"/>
              <w:rPr>
                <w:rStyle w:val="normaltextrun"/>
                <w:rFonts w:ascii="Arial" w:hAnsi="Arial" w:cs="Arial"/>
                <w:color w:val="000000"/>
                <w:bdr w:val="none" w:sz="0" w:space="0" w:color="auto" w:frame="1"/>
              </w:rPr>
            </w:pPr>
            <w:r w:rsidRPr="005C691B">
              <w:rPr>
                <w:rFonts w:ascii="Arial" w:eastAsia="Calibri" w:hAnsi="Arial" w:cs="Arial"/>
                <w:lang w:val="en-CA"/>
              </w:rPr>
              <w:t>Press enter</w:t>
            </w:r>
          </w:p>
        </w:tc>
        <w:tc>
          <w:tcPr>
            <w:tcW w:w="4467" w:type="dxa"/>
            <w:tcBorders>
              <w:top w:val="single" w:sz="6" w:space="0" w:color="000000"/>
              <w:left w:val="single" w:sz="6" w:space="0" w:color="000000"/>
              <w:bottom w:val="single" w:sz="6" w:space="0" w:color="000000"/>
              <w:right w:val="single" w:sz="6" w:space="0" w:color="000000"/>
            </w:tcBorders>
            <w:shd w:val="clear" w:color="auto" w:fill="auto"/>
          </w:tcPr>
          <w:p w14:paraId="554CC35E" w14:textId="77777777" w:rsidR="00DF3B53" w:rsidRDefault="00DF3B53" w:rsidP="00EE24D1">
            <w:pPr>
              <w:pStyle w:val="BodyText"/>
              <w:ind w:left="0"/>
              <w:rPr>
                <w:rFonts w:ascii="Arial" w:hAnsi="Arial" w:cs="Arial"/>
                <w:b/>
                <w:bCs/>
              </w:rPr>
            </w:pPr>
            <w:r w:rsidRPr="00EF0333">
              <w:rPr>
                <w:rFonts w:ascii="Arial" w:hAnsi="Arial" w:cs="Arial"/>
                <w:b/>
                <w:bCs/>
              </w:rPr>
              <w:t>Refer to SCR1</w:t>
            </w:r>
            <w:r>
              <w:rPr>
                <w:rFonts w:ascii="Arial" w:hAnsi="Arial" w:cs="Arial"/>
                <w:b/>
                <w:bCs/>
              </w:rPr>
              <w:t>7</w:t>
            </w:r>
          </w:p>
          <w:p w14:paraId="7CEFC796" w14:textId="77777777" w:rsidR="00DF3B53" w:rsidRPr="005C691B" w:rsidRDefault="00DF3B53" w:rsidP="00EE24D1">
            <w:pPr>
              <w:pStyle w:val="BodyText"/>
              <w:ind w:left="0"/>
              <w:rPr>
                <w:rFonts w:ascii="Arial" w:hAnsi="Arial" w:cs="Arial"/>
              </w:rPr>
            </w:pPr>
            <w:r w:rsidRPr="00EF0333">
              <w:rPr>
                <w:rFonts w:ascii="Arial" w:hAnsi="Arial" w:cs="Arial"/>
                <w:b/>
                <w:bCs/>
              </w:rPr>
              <w:t>Refer to SCR1</w:t>
            </w:r>
            <w:r>
              <w:rPr>
                <w:rFonts w:ascii="Arial" w:hAnsi="Arial" w:cs="Arial"/>
                <w:b/>
                <w:bCs/>
              </w:rPr>
              <w:t>8</w:t>
            </w:r>
          </w:p>
        </w:tc>
      </w:tr>
      <w:tr w:rsidR="00DF3B53" w:rsidRPr="005C691B" w14:paraId="181E8F42" w14:textId="77777777" w:rsidTr="00EE24D1">
        <w:trPr>
          <w:trHeight w:val="5295"/>
        </w:trPr>
        <w:tc>
          <w:tcPr>
            <w:tcW w:w="1039" w:type="dxa"/>
            <w:tcBorders>
              <w:top w:val="single" w:sz="6" w:space="0" w:color="000000"/>
              <w:left w:val="single" w:sz="6" w:space="0" w:color="000000"/>
              <w:right w:val="single" w:sz="6" w:space="0" w:color="000000"/>
            </w:tcBorders>
            <w:shd w:val="clear" w:color="auto" w:fill="auto"/>
          </w:tcPr>
          <w:p w14:paraId="51695A04" w14:textId="77777777" w:rsidR="00DF3B53" w:rsidRPr="005C691B" w:rsidRDefault="00DF3B53" w:rsidP="00EE24D1">
            <w:pPr>
              <w:pStyle w:val="BodyText"/>
              <w:ind w:left="426" w:firstLine="11"/>
              <w:rPr>
                <w:rFonts w:ascii="Arial" w:hAnsi="Arial" w:cs="Arial"/>
                <w:lang w:val="en-AU"/>
              </w:rPr>
            </w:pPr>
          </w:p>
        </w:tc>
        <w:tc>
          <w:tcPr>
            <w:tcW w:w="3838" w:type="dxa"/>
            <w:tcBorders>
              <w:top w:val="single" w:sz="6" w:space="0" w:color="000000"/>
              <w:left w:val="single" w:sz="6" w:space="0" w:color="000000"/>
              <w:right w:val="single" w:sz="6" w:space="0" w:color="000000"/>
            </w:tcBorders>
            <w:shd w:val="clear" w:color="auto" w:fill="auto"/>
          </w:tcPr>
          <w:p w14:paraId="51AF2478" w14:textId="77777777" w:rsidR="00DF3B53" w:rsidRPr="005C691B" w:rsidRDefault="00DF3B53" w:rsidP="00EE24D1">
            <w:pPr>
              <w:pStyle w:val="BodyText"/>
              <w:ind w:left="0"/>
              <w:rPr>
                <w:rStyle w:val="normaltextrun"/>
                <w:rFonts w:ascii="Arial" w:hAnsi="Arial" w:cs="Arial"/>
                <w:color w:val="000000"/>
                <w:bdr w:val="none" w:sz="0" w:space="0" w:color="auto" w:frame="1"/>
              </w:rPr>
            </w:pPr>
            <w:r w:rsidRPr="005C691B">
              <w:rPr>
                <w:rStyle w:val="normaltextrun"/>
                <w:rFonts w:ascii="Arial" w:hAnsi="Arial" w:cs="Arial"/>
                <w:color w:val="000000"/>
                <w:bdr w:val="none" w:sz="0" w:space="0" w:color="auto" w:frame="1"/>
              </w:rPr>
              <w:t>Create Attachment</w:t>
            </w:r>
          </w:p>
          <w:p w14:paraId="4716E157" w14:textId="77777777" w:rsidR="00DF3B53" w:rsidRPr="005C691B" w:rsidRDefault="00DF3B53" w:rsidP="00DF3B53">
            <w:pPr>
              <w:pStyle w:val="BodyText"/>
              <w:numPr>
                <w:ilvl w:val="0"/>
                <w:numId w:val="50"/>
              </w:numPr>
              <w:rPr>
                <w:rStyle w:val="normaltextrun"/>
                <w:rFonts w:ascii="Arial" w:hAnsi="Arial" w:cs="Arial"/>
                <w:color w:val="000000"/>
                <w:bdr w:val="none" w:sz="0" w:space="0" w:color="auto" w:frame="1"/>
              </w:rPr>
            </w:pPr>
            <w:r w:rsidRPr="005C691B">
              <w:rPr>
                <w:rFonts w:ascii="Arial" w:eastAsia="Calibri" w:hAnsi="Arial" w:cs="Arial"/>
                <w:lang w:val="en-CA"/>
              </w:rPr>
              <w:t>Click “Services for Object” icon</w:t>
            </w:r>
          </w:p>
          <w:p w14:paraId="53CFA6F6" w14:textId="77777777" w:rsidR="00DF3B53" w:rsidRPr="005C691B" w:rsidRDefault="00DF3B53" w:rsidP="00DF3B53">
            <w:pPr>
              <w:pStyle w:val="ListParagraph"/>
              <w:numPr>
                <w:ilvl w:val="0"/>
                <w:numId w:val="50"/>
              </w:numPr>
              <w:spacing w:line="257" w:lineRule="auto"/>
              <w:rPr>
                <w:rFonts w:ascii="Arial" w:eastAsia="Calibri" w:hAnsi="Arial" w:cs="Arial"/>
                <w:lang w:val="en-CA"/>
              </w:rPr>
            </w:pPr>
            <w:r w:rsidRPr="005C691B">
              <w:rPr>
                <w:rFonts w:ascii="Arial" w:eastAsia="Calibri" w:hAnsi="Arial" w:cs="Arial"/>
                <w:lang w:val="en-CA"/>
              </w:rPr>
              <w:t>Click on "Create" and then "Create Attachment”</w:t>
            </w:r>
          </w:p>
          <w:p w14:paraId="60451BD5" w14:textId="77777777" w:rsidR="00DF3B53" w:rsidRPr="005C691B" w:rsidRDefault="00DF3B53" w:rsidP="00DF3B53">
            <w:pPr>
              <w:pStyle w:val="ListParagraph"/>
              <w:numPr>
                <w:ilvl w:val="0"/>
                <w:numId w:val="50"/>
              </w:numPr>
              <w:spacing w:line="257" w:lineRule="auto"/>
              <w:rPr>
                <w:rFonts w:ascii="Arial" w:eastAsia="Calibri" w:hAnsi="Arial" w:cs="Arial"/>
                <w:lang w:val="en-CA"/>
              </w:rPr>
            </w:pPr>
            <w:r w:rsidRPr="005C691B">
              <w:rPr>
                <w:rFonts w:ascii="Arial" w:eastAsia="Calibri" w:hAnsi="Arial" w:cs="Arial"/>
                <w:lang w:val="en-CA"/>
              </w:rPr>
              <w:t xml:space="preserve">Select the email attachment from the local folder, </w:t>
            </w:r>
          </w:p>
          <w:p w14:paraId="5649ACDE" w14:textId="77777777" w:rsidR="00DF3B53" w:rsidRPr="005C691B" w:rsidRDefault="00DF3B53" w:rsidP="00DF3B53">
            <w:pPr>
              <w:pStyle w:val="ListParagraph"/>
              <w:numPr>
                <w:ilvl w:val="0"/>
                <w:numId w:val="50"/>
              </w:numPr>
              <w:spacing w:line="257" w:lineRule="auto"/>
              <w:rPr>
                <w:rFonts w:ascii="Arial" w:eastAsia="Times New Roman" w:hAnsi="Arial" w:cs="Arial"/>
                <w:highlight w:val="yellow"/>
                <w:lang w:eastAsia="en-CA"/>
              </w:rPr>
            </w:pPr>
            <w:r w:rsidRPr="005C691B">
              <w:rPr>
                <w:rFonts w:ascii="Arial" w:eastAsia="Calibri" w:hAnsi="Arial" w:cs="Arial"/>
                <w:highlight w:val="yellow"/>
                <w:lang w:val="en-CA"/>
              </w:rPr>
              <w:t>s</w:t>
            </w:r>
            <w:proofErr w:type="spellStart"/>
            <w:r w:rsidRPr="005C691B">
              <w:rPr>
                <w:rFonts w:ascii="Arial" w:eastAsia="Times New Roman" w:hAnsi="Arial" w:cs="Arial"/>
                <w:highlight w:val="yellow"/>
                <w:lang w:eastAsia="en-CA"/>
              </w:rPr>
              <w:t>ave</w:t>
            </w:r>
            <w:proofErr w:type="spellEnd"/>
            <w:r w:rsidRPr="005C691B">
              <w:rPr>
                <w:rFonts w:ascii="Arial" w:eastAsia="Times New Roman" w:hAnsi="Arial" w:cs="Arial"/>
                <w:highlight w:val="yellow"/>
                <w:lang w:eastAsia="en-CA"/>
              </w:rPr>
              <w:t xml:space="preserve"> attachment as '[document #]-Email.msg'</w:t>
            </w:r>
          </w:p>
          <w:p w14:paraId="6379AF77" w14:textId="77777777" w:rsidR="00DF3B53" w:rsidRPr="005C691B" w:rsidRDefault="00DF3B53" w:rsidP="00DF3B53">
            <w:pPr>
              <w:pStyle w:val="ListParagraph"/>
              <w:numPr>
                <w:ilvl w:val="0"/>
                <w:numId w:val="50"/>
              </w:numPr>
              <w:spacing w:line="257" w:lineRule="auto"/>
              <w:rPr>
                <w:rFonts w:ascii="Arial" w:eastAsia="Calibri" w:hAnsi="Arial" w:cs="Arial"/>
                <w:lang w:val="en-CA"/>
              </w:rPr>
            </w:pPr>
            <w:r w:rsidRPr="005C691B">
              <w:rPr>
                <w:rFonts w:ascii="Arial" w:eastAsia="Times New Roman" w:hAnsi="Arial" w:cs="Arial"/>
              </w:rPr>
              <w:t>Click Open</w:t>
            </w:r>
          </w:p>
          <w:p w14:paraId="4E4D5ADF" w14:textId="77777777" w:rsidR="00DF3B53" w:rsidRPr="005C691B" w:rsidRDefault="00DF3B53" w:rsidP="00DF3B53">
            <w:pPr>
              <w:pStyle w:val="ListParagraph"/>
              <w:numPr>
                <w:ilvl w:val="0"/>
                <w:numId w:val="50"/>
              </w:numPr>
              <w:spacing w:line="257" w:lineRule="auto"/>
              <w:rPr>
                <w:rFonts w:ascii="Arial" w:eastAsia="Calibri" w:hAnsi="Arial" w:cs="Arial"/>
                <w:lang w:val="en-CA"/>
              </w:rPr>
            </w:pPr>
            <w:r w:rsidRPr="005C691B">
              <w:rPr>
                <w:rFonts w:ascii="Arial" w:eastAsia="Calibri" w:hAnsi="Arial" w:cs="Arial"/>
                <w:lang w:val="en-CA"/>
              </w:rPr>
              <w:t>Capture the file upload status message from the bottom of SAP screen</w:t>
            </w:r>
          </w:p>
          <w:p w14:paraId="08A3F368" w14:textId="77777777" w:rsidR="00DF3B53" w:rsidRPr="005C691B" w:rsidRDefault="00DF3B53" w:rsidP="00DF3B53">
            <w:pPr>
              <w:pStyle w:val="ListParagraph"/>
              <w:numPr>
                <w:ilvl w:val="0"/>
                <w:numId w:val="50"/>
              </w:numPr>
              <w:spacing w:line="257" w:lineRule="auto"/>
              <w:rPr>
                <w:rStyle w:val="normaltextrun"/>
                <w:rFonts w:ascii="Arial" w:hAnsi="Arial" w:cs="Arial"/>
                <w:color w:val="000000"/>
                <w:bdr w:val="none" w:sz="0" w:space="0" w:color="auto" w:frame="1"/>
              </w:rPr>
            </w:pPr>
            <w:r w:rsidRPr="005C691B">
              <w:rPr>
                <w:rFonts w:ascii="Arial" w:eastAsia="Times New Roman" w:hAnsi="Arial" w:cs="Arial"/>
              </w:rPr>
              <w:t>Move the email to “Processed” email folder</w:t>
            </w:r>
          </w:p>
        </w:tc>
        <w:tc>
          <w:tcPr>
            <w:tcW w:w="4467" w:type="dxa"/>
            <w:tcBorders>
              <w:top w:val="single" w:sz="6" w:space="0" w:color="000000"/>
              <w:left w:val="single" w:sz="6" w:space="0" w:color="000000"/>
              <w:right w:val="single" w:sz="6" w:space="0" w:color="000000"/>
            </w:tcBorders>
            <w:shd w:val="clear" w:color="auto" w:fill="auto"/>
          </w:tcPr>
          <w:p w14:paraId="14BDA0D2" w14:textId="77777777" w:rsidR="00DF3B53" w:rsidRPr="005C691B" w:rsidRDefault="00DF3B53" w:rsidP="00EE24D1">
            <w:pPr>
              <w:pStyle w:val="BodyText"/>
              <w:ind w:left="0"/>
              <w:rPr>
                <w:rFonts w:ascii="Arial" w:hAnsi="Arial" w:cs="Arial"/>
                <w:lang w:val="en-CA"/>
              </w:rPr>
            </w:pPr>
          </w:p>
          <w:p w14:paraId="49CF4911" w14:textId="77777777" w:rsidR="00DF3B53" w:rsidRPr="00EF0333" w:rsidRDefault="00DF3B53" w:rsidP="00EE24D1">
            <w:pPr>
              <w:pStyle w:val="BodyText"/>
              <w:ind w:left="0"/>
              <w:rPr>
                <w:rFonts w:ascii="Arial" w:hAnsi="Arial" w:cs="Arial"/>
                <w:b/>
                <w:bCs/>
              </w:rPr>
            </w:pPr>
            <w:r w:rsidRPr="00EF0333">
              <w:rPr>
                <w:rFonts w:ascii="Arial" w:hAnsi="Arial" w:cs="Arial"/>
                <w:b/>
                <w:bCs/>
                <w:lang w:val="en-CA"/>
              </w:rPr>
              <w:t>Refer to SCR19</w:t>
            </w:r>
          </w:p>
          <w:p w14:paraId="3032F488" w14:textId="77777777" w:rsidR="00DF3B53" w:rsidRPr="00EF0333" w:rsidRDefault="00DF3B53" w:rsidP="00EE24D1">
            <w:pPr>
              <w:pStyle w:val="BodyText"/>
              <w:ind w:left="0"/>
              <w:rPr>
                <w:rFonts w:ascii="Arial" w:hAnsi="Arial" w:cs="Arial"/>
                <w:b/>
                <w:bCs/>
                <w:lang w:val="en-CA"/>
              </w:rPr>
            </w:pPr>
            <w:r w:rsidRPr="00EF0333">
              <w:rPr>
                <w:rFonts w:ascii="Arial" w:hAnsi="Arial" w:cs="Arial"/>
                <w:b/>
                <w:bCs/>
                <w:lang w:val="en-CA"/>
              </w:rPr>
              <w:t>Refer to SCR19</w:t>
            </w:r>
          </w:p>
          <w:p w14:paraId="2DDBD9B4" w14:textId="77777777" w:rsidR="00DF3B53" w:rsidRPr="00EF0333" w:rsidRDefault="00DF3B53" w:rsidP="00EE24D1">
            <w:pPr>
              <w:pStyle w:val="BodyText"/>
              <w:ind w:left="0"/>
              <w:rPr>
                <w:rFonts w:ascii="Arial" w:hAnsi="Arial" w:cs="Arial"/>
                <w:b/>
                <w:bCs/>
                <w:lang w:val="en-CA"/>
              </w:rPr>
            </w:pPr>
            <w:r w:rsidRPr="00EF0333">
              <w:rPr>
                <w:rFonts w:ascii="Arial" w:hAnsi="Arial" w:cs="Arial"/>
                <w:b/>
                <w:bCs/>
                <w:lang w:val="en-CA"/>
              </w:rPr>
              <w:t>Refer to SCR20</w:t>
            </w:r>
          </w:p>
          <w:p w14:paraId="663B8F20" w14:textId="77777777" w:rsidR="00DF3B53" w:rsidRDefault="00DF3B53" w:rsidP="00EE24D1">
            <w:pPr>
              <w:pStyle w:val="BodyText"/>
              <w:ind w:left="0"/>
              <w:rPr>
                <w:rFonts w:ascii="Arial" w:hAnsi="Arial" w:cs="Arial"/>
                <w:b/>
                <w:bCs/>
                <w:lang w:val="en-CA"/>
              </w:rPr>
            </w:pPr>
          </w:p>
          <w:p w14:paraId="15EEBC6F" w14:textId="77777777" w:rsidR="00DF3B53" w:rsidRDefault="00DF3B53" w:rsidP="00EE24D1">
            <w:pPr>
              <w:pStyle w:val="BodyText"/>
              <w:ind w:left="0"/>
              <w:rPr>
                <w:rFonts w:ascii="Arial" w:hAnsi="Arial" w:cs="Arial"/>
                <w:b/>
                <w:bCs/>
                <w:lang w:val="en-CA"/>
              </w:rPr>
            </w:pPr>
          </w:p>
          <w:p w14:paraId="02BFA0D4" w14:textId="77777777" w:rsidR="00DF3B53" w:rsidRDefault="00DF3B53" w:rsidP="00EE24D1">
            <w:pPr>
              <w:pStyle w:val="BodyText"/>
              <w:ind w:left="0"/>
              <w:rPr>
                <w:rFonts w:ascii="Arial" w:hAnsi="Arial" w:cs="Arial"/>
                <w:b/>
                <w:bCs/>
                <w:lang w:val="en-CA"/>
              </w:rPr>
            </w:pPr>
          </w:p>
          <w:p w14:paraId="0C89A8D4" w14:textId="77777777" w:rsidR="00DF3B53" w:rsidRPr="005C691B" w:rsidRDefault="00DF3B53" w:rsidP="00EE24D1">
            <w:pPr>
              <w:pStyle w:val="BodyText"/>
              <w:ind w:left="0"/>
              <w:rPr>
                <w:rFonts w:ascii="Arial" w:hAnsi="Arial" w:cs="Arial"/>
              </w:rPr>
            </w:pPr>
            <w:r w:rsidRPr="00EF0333">
              <w:rPr>
                <w:rFonts w:ascii="Arial" w:hAnsi="Arial" w:cs="Arial"/>
                <w:b/>
                <w:bCs/>
                <w:lang w:val="en-CA"/>
              </w:rPr>
              <w:t>Refer to SCR21</w:t>
            </w:r>
          </w:p>
        </w:tc>
      </w:tr>
    </w:tbl>
    <w:p w14:paraId="76944AF2" w14:textId="77777777" w:rsidR="006D0294" w:rsidRDefault="006D0294" w:rsidP="00A80104">
      <w:pPr>
        <w:ind w:left="0"/>
        <w:rPr>
          <w:rFonts w:ascii="Arial" w:eastAsia="Times New Roman" w:hAnsi="Arial" w:cs="Arial"/>
          <w:b/>
          <w:bCs/>
          <w:sz w:val="36"/>
          <w:szCs w:val="36"/>
          <w:lang w:val="en-CA" w:eastAsia="en-CA"/>
        </w:rPr>
      </w:pPr>
    </w:p>
    <w:p w14:paraId="1A4F8E12" w14:textId="209D1931" w:rsidR="006749D4" w:rsidRDefault="00765713" w:rsidP="006749D4">
      <w:pPr>
        <w:pStyle w:val="Heading2"/>
        <w:ind w:left="0"/>
        <w:rPr>
          <w:rFonts w:ascii="Arial" w:eastAsia="Times New Roman" w:hAnsi="Arial" w:cs="Arial"/>
          <w:b/>
          <w:bCs/>
          <w:sz w:val="36"/>
          <w:szCs w:val="36"/>
          <w:lang w:val="en-CA" w:eastAsia="en-CA"/>
        </w:rPr>
      </w:pPr>
      <w:bookmarkStart w:id="235" w:name="_Toc161735805"/>
      <w:r>
        <w:rPr>
          <w:rFonts w:ascii="Arial" w:eastAsia="Times New Roman" w:hAnsi="Arial" w:cs="Arial"/>
          <w:b/>
          <w:bCs/>
          <w:sz w:val="36"/>
          <w:szCs w:val="36"/>
          <w:lang w:val="en-CA" w:eastAsia="en-CA"/>
        </w:rPr>
        <w:t>Process Screenshots</w:t>
      </w:r>
      <w:bookmarkEnd w:id="235"/>
    </w:p>
    <w:p w14:paraId="17CE3F19" w14:textId="5E57727B" w:rsidR="00251FFA" w:rsidRPr="00A80104" w:rsidRDefault="00251FFA" w:rsidP="00765713">
      <w:pPr>
        <w:pStyle w:val="BodyText"/>
        <w:ind w:left="0"/>
        <w:outlineLvl w:val="2"/>
        <w:rPr>
          <w:rFonts w:ascii="Arial" w:hAnsi="Arial" w:cs="Arial"/>
          <w:sz w:val="32"/>
          <w:szCs w:val="32"/>
          <w:lang w:val="en-CA"/>
        </w:rPr>
      </w:pPr>
      <w:bookmarkStart w:id="236" w:name="_Toc161735806"/>
      <w:r w:rsidRPr="00A80104">
        <w:rPr>
          <w:rFonts w:ascii="Arial" w:hAnsi="Arial" w:cs="Arial"/>
          <w:sz w:val="32"/>
          <w:szCs w:val="32"/>
          <w:lang w:val="en-CA"/>
        </w:rPr>
        <w:t>SCR01 – SAP Login</w:t>
      </w:r>
      <w:bookmarkEnd w:id="236"/>
    </w:p>
    <w:p w14:paraId="42875EA5" w14:textId="22F071D1" w:rsidR="00A80104" w:rsidRPr="00251FFA" w:rsidRDefault="00A80104" w:rsidP="00A80104">
      <w:pPr>
        <w:pStyle w:val="BodyText"/>
        <w:ind w:left="0"/>
        <w:rPr>
          <w:rFonts w:ascii="Arial" w:hAnsi="Arial" w:cs="Arial"/>
          <w:sz w:val="32"/>
          <w:szCs w:val="32"/>
          <w:lang w:val="fr-CA"/>
        </w:rPr>
      </w:pPr>
      <w:r>
        <w:rPr>
          <w:noProof/>
        </w:rPr>
        <w:drawing>
          <wp:inline distT="0" distB="0" distL="0" distR="0" wp14:anchorId="7D4B2462" wp14:editId="10741731">
            <wp:extent cx="5943600" cy="2539365"/>
            <wp:effectExtent l="76200" t="76200" r="133350" b="127635"/>
            <wp:docPr id="151713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31181" name="Picture 1" descr="A screenshot of a computer&#10;&#10;Description automatically generated"/>
                    <pic:cNvPicPr/>
                  </pic:nvPicPr>
                  <pic:blipFill>
                    <a:blip r:embed="rId20"/>
                    <a:stretch>
                      <a:fillRect/>
                    </a:stretch>
                  </pic:blipFill>
                  <pic:spPr>
                    <a:xfrm>
                      <a:off x="0" y="0"/>
                      <a:ext cx="5943600" cy="2539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A378D5" w14:textId="52B8FC4A" w:rsidR="00765713" w:rsidRPr="00251FFA" w:rsidRDefault="00765713" w:rsidP="00765713">
      <w:pPr>
        <w:pStyle w:val="BodyText"/>
        <w:ind w:left="0"/>
        <w:outlineLvl w:val="2"/>
        <w:rPr>
          <w:rFonts w:ascii="Arial" w:hAnsi="Arial" w:cs="Arial"/>
          <w:sz w:val="32"/>
          <w:szCs w:val="32"/>
          <w:lang w:val="fr-CA"/>
        </w:rPr>
      </w:pPr>
      <w:bookmarkStart w:id="237" w:name="_Toc161735807"/>
      <w:r w:rsidRPr="00251FFA">
        <w:rPr>
          <w:rFonts w:ascii="Arial" w:hAnsi="Arial" w:cs="Arial"/>
          <w:sz w:val="32"/>
          <w:szCs w:val="32"/>
          <w:lang w:val="fr-CA"/>
        </w:rPr>
        <w:t>SCR0</w:t>
      </w:r>
      <w:r w:rsidR="00251FFA" w:rsidRPr="00251FFA">
        <w:rPr>
          <w:rFonts w:ascii="Arial" w:hAnsi="Arial" w:cs="Arial"/>
          <w:sz w:val="32"/>
          <w:szCs w:val="32"/>
          <w:lang w:val="fr-CA"/>
        </w:rPr>
        <w:t>2.1</w:t>
      </w:r>
      <w:r w:rsidRPr="00251FFA">
        <w:rPr>
          <w:rFonts w:ascii="Arial" w:hAnsi="Arial" w:cs="Arial"/>
          <w:sz w:val="32"/>
          <w:szCs w:val="32"/>
          <w:lang w:val="fr-CA"/>
        </w:rPr>
        <w:t xml:space="preserve"> - New JV </w:t>
      </w:r>
      <w:proofErr w:type="spellStart"/>
      <w:r w:rsidRPr="00251FFA">
        <w:rPr>
          <w:rFonts w:ascii="Arial" w:hAnsi="Arial" w:cs="Arial"/>
          <w:sz w:val="32"/>
          <w:szCs w:val="32"/>
          <w:lang w:val="fr-CA"/>
        </w:rPr>
        <w:t>Form</w:t>
      </w:r>
      <w:r w:rsidR="00251FFA" w:rsidRPr="00251FFA">
        <w:rPr>
          <w:rFonts w:ascii="Arial" w:hAnsi="Arial" w:cs="Arial"/>
          <w:sz w:val="32"/>
          <w:szCs w:val="32"/>
          <w:lang w:val="fr-CA"/>
        </w:rPr>
        <w:t>-EN</w:t>
      </w:r>
      <w:bookmarkEnd w:id="237"/>
      <w:proofErr w:type="spellEnd"/>
    </w:p>
    <w:p w14:paraId="4C5F79EA" w14:textId="77777777" w:rsidR="00765713" w:rsidRDefault="00765713" w:rsidP="00765713">
      <w:pPr>
        <w:pStyle w:val="BodyText"/>
        <w:ind w:left="0"/>
        <w:rPr>
          <w:rFonts w:ascii="Arial" w:hAnsi="Arial" w:cs="Arial"/>
          <w:sz w:val="32"/>
          <w:szCs w:val="32"/>
          <w:lang w:val="en-CA"/>
        </w:rPr>
      </w:pPr>
      <w:r>
        <w:rPr>
          <w:noProof/>
        </w:rPr>
        <w:lastRenderedPageBreak/>
        <w:drawing>
          <wp:inline distT="0" distB="0" distL="0" distR="0" wp14:anchorId="05D4ED7D" wp14:editId="54A781F7">
            <wp:extent cx="5943600" cy="832485"/>
            <wp:effectExtent l="0" t="0" r="0" b="5715"/>
            <wp:docPr id="1797314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14206" name="Picture 1" descr="A screenshot of a computer&#10;&#10;Description automatically generated"/>
                    <pic:cNvPicPr/>
                  </pic:nvPicPr>
                  <pic:blipFill>
                    <a:blip r:embed="rId21"/>
                    <a:stretch>
                      <a:fillRect/>
                    </a:stretch>
                  </pic:blipFill>
                  <pic:spPr>
                    <a:xfrm>
                      <a:off x="0" y="0"/>
                      <a:ext cx="5943600" cy="832485"/>
                    </a:xfrm>
                    <a:prstGeom prst="rect">
                      <a:avLst/>
                    </a:prstGeom>
                  </pic:spPr>
                </pic:pic>
              </a:graphicData>
            </a:graphic>
          </wp:inline>
        </w:drawing>
      </w:r>
    </w:p>
    <w:p w14:paraId="33672F10" w14:textId="5C55A349" w:rsidR="00765713" w:rsidRDefault="00765713" w:rsidP="00765713">
      <w:pPr>
        <w:pStyle w:val="BodyText"/>
        <w:ind w:left="0"/>
        <w:outlineLvl w:val="2"/>
        <w:rPr>
          <w:rFonts w:ascii="Arial" w:hAnsi="Arial" w:cs="Arial"/>
          <w:sz w:val="32"/>
          <w:szCs w:val="32"/>
          <w:lang w:val="en-CA"/>
        </w:rPr>
      </w:pPr>
      <w:bookmarkStart w:id="238" w:name="_Toc161735808"/>
      <w:r>
        <w:rPr>
          <w:rFonts w:ascii="Arial" w:hAnsi="Arial" w:cs="Arial"/>
          <w:sz w:val="32"/>
          <w:szCs w:val="32"/>
          <w:lang w:val="en-CA"/>
        </w:rPr>
        <w:t>SCR02</w:t>
      </w:r>
      <w:r w:rsidR="00251FFA">
        <w:rPr>
          <w:rFonts w:ascii="Arial" w:hAnsi="Arial" w:cs="Arial"/>
          <w:sz w:val="32"/>
          <w:szCs w:val="32"/>
          <w:lang w:val="en-CA"/>
        </w:rPr>
        <w:t>.2</w:t>
      </w:r>
      <w:r>
        <w:rPr>
          <w:rFonts w:ascii="Arial" w:hAnsi="Arial" w:cs="Arial"/>
          <w:sz w:val="32"/>
          <w:szCs w:val="32"/>
          <w:lang w:val="en-CA"/>
        </w:rPr>
        <w:t xml:space="preserve"> </w:t>
      </w:r>
      <w:r w:rsidR="00251FFA">
        <w:rPr>
          <w:rFonts w:ascii="Arial" w:hAnsi="Arial" w:cs="Arial"/>
          <w:sz w:val="32"/>
          <w:szCs w:val="32"/>
          <w:lang w:val="en-CA"/>
        </w:rPr>
        <w:t>–</w:t>
      </w:r>
      <w:r>
        <w:rPr>
          <w:rFonts w:ascii="Arial" w:hAnsi="Arial" w:cs="Arial"/>
          <w:sz w:val="32"/>
          <w:szCs w:val="32"/>
          <w:lang w:val="en-CA"/>
        </w:rPr>
        <w:t xml:space="preserve"> New</w:t>
      </w:r>
      <w:r w:rsidR="00251FFA">
        <w:rPr>
          <w:rFonts w:ascii="Arial" w:hAnsi="Arial" w:cs="Arial"/>
          <w:sz w:val="32"/>
          <w:szCs w:val="32"/>
          <w:lang w:val="en-CA"/>
        </w:rPr>
        <w:t xml:space="preserve"> </w:t>
      </w:r>
      <w:r>
        <w:rPr>
          <w:rFonts w:ascii="Arial" w:hAnsi="Arial" w:cs="Arial"/>
          <w:sz w:val="32"/>
          <w:szCs w:val="32"/>
          <w:lang w:val="en-CA"/>
        </w:rPr>
        <w:t>JV Form</w:t>
      </w:r>
      <w:r w:rsidR="00251FFA">
        <w:rPr>
          <w:rFonts w:ascii="Arial" w:hAnsi="Arial" w:cs="Arial"/>
          <w:sz w:val="32"/>
          <w:szCs w:val="32"/>
          <w:lang w:val="en-CA"/>
        </w:rPr>
        <w:t>-FR</w:t>
      </w:r>
      <w:bookmarkEnd w:id="238"/>
    </w:p>
    <w:p w14:paraId="18853BF3" w14:textId="77777777" w:rsidR="00765713" w:rsidRPr="00321B65" w:rsidRDefault="00765713" w:rsidP="00765713">
      <w:pPr>
        <w:pStyle w:val="BodyText"/>
        <w:ind w:left="0"/>
        <w:rPr>
          <w:rFonts w:ascii="Arial" w:hAnsi="Arial" w:cs="Arial"/>
          <w:sz w:val="32"/>
          <w:szCs w:val="32"/>
          <w:lang w:val="en-CA"/>
        </w:rPr>
      </w:pPr>
      <w:r>
        <w:rPr>
          <w:noProof/>
        </w:rPr>
        <w:drawing>
          <wp:inline distT="0" distB="0" distL="0" distR="0" wp14:anchorId="6CC9681F" wp14:editId="05AC636D">
            <wp:extent cx="5943600" cy="794385"/>
            <wp:effectExtent l="0" t="0" r="0" b="5715"/>
            <wp:docPr id="3658305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0568" name="Picture 1" descr="A screen shot of a computer&#10;&#10;Description automatically generated"/>
                    <pic:cNvPicPr/>
                  </pic:nvPicPr>
                  <pic:blipFill>
                    <a:blip r:embed="rId22"/>
                    <a:stretch>
                      <a:fillRect/>
                    </a:stretch>
                  </pic:blipFill>
                  <pic:spPr>
                    <a:xfrm>
                      <a:off x="0" y="0"/>
                      <a:ext cx="5943600" cy="794385"/>
                    </a:xfrm>
                    <a:prstGeom prst="rect">
                      <a:avLst/>
                    </a:prstGeom>
                  </pic:spPr>
                </pic:pic>
              </a:graphicData>
            </a:graphic>
          </wp:inline>
        </w:drawing>
      </w:r>
    </w:p>
    <w:p w14:paraId="4A59A986" w14:textId="77777777" w:rsidR="00765713" w:rsidRPr="00054113" w:rsidRDefault="00765713" w:rsidP="00765713">
      <w:pPr>
        <w:pStyle w:val="BodyText"/>
        <w:rPr>
          <w:rFonts w:ascii="Arial" w:hAnsi="Arial" w:cs="Arial"/>
          <w:b/>
          <w:bCs/>
          <w:sz w:val="32"/>
          <w:szCs w:val="32"/>
          <w:lang w:val="en-CA"/>
        </w:rPr>
      </w:pPr>
    </w:p>
    <w:p w14:paraId="333959EB" w14:textId="711D45A2" w:rsidR="00765713" w:rsidRPr="0025017B" w:rsidRDefault="00765713" w:rsidP="00765713">
      <w:pPr>
        <w:pStyle w:val="BodyText"/>
        <w:ind w:left="11" w:firstLine="11"/>
        <w:outlineLvl w:val="2"/>
        <w:rPr>
          <w:rFonts w:ascii="Arial" w:hAnsi="Arial" w:cs="Arial"/>
          <w:sz w:val="32"/>
          <w:szCs w:val="32"/>
          <w:lang w:val="fr-CA"/>
        </w:rPr>
      </w:pPr>
      <w:bookmarkStart w:id="239" w:name="_Toc161735809"/>
      <w:r w:rsidRPr="0025017B">
        <w:rPr>
          <w:rFonts w:ascii="Arial" w:hAnsi="Arial" w:cs="Arial"/>
          <w:sz w:val="32"/>
          <w:szCs w:val="32"/>
          <w:lang w:val="fr-CA"/>
        </w:rPr>
        <w:t>SCR03</w:t>
      </w:r>
      <w:r w:rsidR="002A10EB">
        <w:rPr>
          <w:rFonts w:ascii="Arial" w:hAnsi="Arial" w:cs="Arial"/>
          <w:sz w:val="32"/>
          <w:szCs w:val="32"/>
          <w:lang w:val="fr-CA"/>
        </w:rPr>
        <w:t>.1</w:t>
      </w:r>
      <w:r w:rsidRPr="0025017B">
        <w:rPr>
          <w:rFonts w:ascii="Arial" w:hAnsi="Arial" w:cs="Arial"/>
          <w:sz w:val="32"/>
          <w:szCs w:val="32"/>
          <w:lang w:val="fr-CA"/>
        </w:rPr>
        <w:t xml:space="preserve"> - SI &amp; SA doc type identification</w:t>
      </w:r>
      <w:r w:rsidR="002A10EB">
        <w:rPr>
          <w:rFonts w:ascii="Arial" w:hAnsi="Arial" w:cs="Arial"/>
          <w:sz w:val="32"/>
          <w:szCs w:val="32"/>
          <w:lang w:val="fr-CA"/>
        </w:rPr>
        <w:t>- EN</w:t>
      </w:r>
      <w:bookmarkEnd w:id="239"/>
    </w:p>
    <w:p w14:paraId="3A3B5367" w14:textId="77777777" w:rsidR="00765713" w:rsidRDefault="00765713" w:rsidP="00765713">
      <w:pPr>
        <w:pStyle w:val="BodyText"/>
        <w:ind w:left="0" w:firstLine="11"/>
        <w:rPr>
          <w:rFonts w:ascii="Arial" w:hAnsi="Arial" w:cs="Arial"/>
          <w:lang w:val="fr-CA"/>
        </w:rPr>
      </w:pPr>
      <w:r>
        <w:rPr>
          <w:noProof/>
        </w:rPr>
        <w:drawing>
          <wp:inline distT="0" distB="0" distL="0" distR="0" wp14:anchorId="10FB77C1" wp14:editId="1A2DD8B8">
            <wp:extent cx="5943600" cy="621030"/>
            <wp:effectExtent l="0" t="0" r="0" b="7620"/>
            <wp:docPr id="98001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9338" name=""/>
                    <pic:cNvPicPr/>
                  </pic:nvPicPr>
                  <pic:blipFill>
                    <a:blip r:embed="rId23"/>
                    <a:stretch>
                      <a:fillRect/>
                    </a:stretch>
                  </pic:blipFill>
                  <pic:spPr>
                    <a:xfrm>
                      <a:off x="0" y="0"/>
                      <a:ext cx="5943600" cy="621030"/>
                    </a:xfrm>
                    <a:prstGeom prst="rect">
                      <a:avLst/>
                    </a:prstGeom>
                  </pic:spPr>
                </pic:pic>
              </a:graphicData>
            </a:graphic>
          </wp:inline>
        </w:drawing>
      </w:r>
    </w:p>
    <w:p w14:paraId="3EE9EBD3" w14:textId="66D94537" w:rsidR="002A10EB" w:rsidRPr="0025017B" w:rsidRDefault="002A10EB" w:rsidP="002A10EB">
      <w:pPr>
        <w:pStyle w:val="BodyText"/>
        <w:ind w:left="11" w:firstLine="11"/>
        <w:outlineLvl w:val="2"/>
        <w:rPr>
          <w:rFonts w:ascii="Arial" w:hAnsi="Arial" w:cs="Arial"/>
          <w:sz w:val="32"/>
          <w:szCs w:val="32"/>
          <w:lang w:val="fr-CA"/>
        </w:rPr>
      </w:pPr>
      <w:bookmarkStart w:id="240" w:name="_Toc161735810"/>
      <w:r w:rsidRPr="0025017B">
        <w:rPr>
          <w:rFonts w:ascii="Arial" w:hAnsi="Arial" w:cs="Arial"/>
          <w:sz w:val="32"/>
          <w:szCs w:val="32"/>
          <w:lang w:val="fr-CA"/>
        </w:rPr>
        <w:t>SCR03</w:t>
      </w:r>
      <w:r>
        <w:rPr>
          <w:rFonts w:ascii="Arial" w:hAnsi="Arial" w:cs="Arial"/>
          <w:sz w:val="32"/>
          <w:szCs w:val="32"/>
          <w:lang w:val="fr-CA"/>
        </w:rPr>
        <w:t>.2</w:t>
      </w:r>
      <w:r w:rsidRPr="0025017B">
        <w:rPr>
          <w:rFonts w:ascii="Arial" w:hAnsi="Arial" w:cs="Arial"/>
          <w:sz w:val="32"/>
          <w:szCs w:val="32"/>
          <w:lang w:val="fr-CA"/>
        </w:rPr>
        <w:t xml:space="preserve"> - SI &amp; SA doc type identification</w:t>
      </w:r>
      <w:r>
        <w:rPr>
          <w:rFonts w:ascii="Arial" w:hAnsi="Arial" w:cs="Arial"/>
          <w:sz w:val="32"/>
          <w:szCs w:val="32"/>
          <w:lang w:val="fr-CA"/>
        </w:rPr>
        <w:t>-FR</w:t>
      </w:r>
      <w:bookmarkEnd w:id="240"/>
    </w:p>
    <w:p w14:paraId="65CE85A5" w14:textId="3D2F6B9B" w:rsidR="002A10EB" w:rsidRPr="007C37B1" w:rsidRDefault="002A10EB" w:rsidP="00765713">
      <w:pPr>
        <w:pStyle w:val="BodyText"/>
        <w:ind w:left="0" w:firstLine="11"/>
        <w:rPr>
          <w:rFonts w:ascii="Arial" w:hAnsi="Arial" w:cs="Arial"/>
          <w:lang w:val="fr-CA"/>
        </w:rPr>
      </w:pPr>
      <w:r>
        <w:rPr>
          <w:noProof/>
        </w:rPr>
        <w:drawing>
          <wp:inline distT="0" distB="0" distL="0" distR="0" wp14:anchorId="5F3FDB78" wp14:editId="2E5F2D6C">
            <wp:extent cx="5943600" cy="885190"/>
            <wp:effectExtent l="0" t="0" r="0" b="0"/>
            <wp:docPr id="476498738" name="Picture 1"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98738" name="Picture 1" descr="A white sign with black text&#10;&#10;Description automatically generated"/>
                    <pic:cNvPicPr/>
                  </pic:nvPicPr>
                  <pic:blipFill>
                    <a:blip r:embed="rId24"/>
                    <a:stretch>
                      <a:fillRect/>
                    </a:stretch>
                  </pic:blipFill>
                  <pic:spPr>
                    <a:xfrm>
                      <a:off x="0" y="0"/>
                      <a:ext cx="5943600" cy="885190"/>
                    </a:xfrm>
                    <a:prstGeom prst="rect">
                      <a:avLst/>
                    </a:prstGeom>
                  </pic:spPr>
                </pic:pic>
              </a:graphicData>
            </a:graphic>
          </wp:inline>
        </w:drawing>
      </w:r>
    </w:p>
    <w:p w14:paraId="768781B2" w14:textId="00B95B0A" w:rsidR="00765713" w:rsidRDefault="00765713" w:rsidP="00765713">
      <w:pPr>
        <w:pStyle w:val="BodyText"/>
        <w:ind w:left="11" w:firstLine="11"/>
        <w:outlineLvl w:val="2"/>
        <w:rPr>
          <w:rFonts w:ascii="Arial" w:hAnsi="Arial" w:cs="Arial"/>
          <w:sz w:val="32"/>
          <w:szCs w:val="32"/>
          <w:lang w:val="en-CA"/>
        </w:rPr>
      </w:pPr>
      <w:bookmarkStart w:id="241" w:name="_Toc161735811"/>
      <w:r w:rsidRPr="0025017B">
        <w:rPr>
          <w:rFonts w:ascii="Arial" w:hAnsi="Arial" w:cs="Arial"/>
          <w:sz w:val="32"/>
          <w:szCs w:val="32"/>
          <w:lang w:val="en-CA"/>
        </w:rPr>
        <w:t>SCR04</w:t>
      </w:r>
      <w:r w:rsidR="002A10EB">
        <w:rPr>
          <w:rFonts w:ascii="Arial" w:hAnsi="Arial" w:cs="Arial"/>
          <w:sz w:val="32"/>
          <w:szCs w:val="32"/>
          <w:lang w:val="en-CA"/>
        </w:rPr>
        <w:t>.1</w:t>
      </w:r>
      <w:r w:rsidRPr="0025017B">
        <w:rPr>
          <w:rFonts w:ascii="Arial" w:hAnsi="Arial" w:cs="Arial"/>
          <w:sz w:val="32"/>
          <w:szCs w:val="32"/>
          <w:lang w:val="en-CA"/>
        </w:rPr>
        <w:t xml:space="preserve"> – Credit/Debit Total &amp; </w:t>
      </w:r>
      <w:r>
        <w:rPr>
          <w:rFonts w:ascii="Arial" w:hAnsi="Arial" w:cs="Arial"/>
          <w:sz w:val="32"/>
          <w:szCs w:val="32"/>
          <w:lang w:val="en-CA"/>
        </w:rPr>
        <w:t>JV Balance</w:t>
      </w:r>
      <w:r w:rsidR="002A10EB">
        <w:rPr>
          <w:rFonts w:ascii="Arial" w:hAnsi="Arial" w:cs="Arial"/>
          <w:sz w:val="32"/>
          <w:szCs w:val="32"/>
          <w:lang w:val="en-CA"/>
        </w:rPr>
        <w:t>-EN</w:t>
      </w:r>
      <w:bookmarkEnd w:id="241"/>
    </w:p>
    <w:p w14:paraId="47878DD6" w14:textId="77777777" w:rsidR="00765713" w:rsidRPr="0025017B" w:rsidRDefault="00765713" w:rsidP="00765713">
      <w:pPr>
        <w:pStyle w:val="BodyText"/>
        <w:ind w:left="11" w:firstLine="11"/>
        <w:rPr>
          <w:rFonts w:ascii="Arial" w:hAnsi="Arial" w:cs="Arial"/>
          <w:sz w:val="32"/>
          <w:szCs w:val="32"/>
          <w:lang w:val="en-CA"/>
        </w:rPr>
      </w:pPr>
      <w:r w:rsidRPr="005B6292">
        <w:rPr>
          <w:noProof/>
        </w:rPr>
        <w:lastRenderedPageBreak/>
        <w:t xml:space="preserve"> </w:t>
      </w:r>
      <w:r>
        <w:rPr>
          <w:noProof/>
        </w:rPr>
        <w:drawing>
          <wp:inline distT="0" distB="0" distL="0" distR="0" wp14:anchorId="36593478" wp14:editId="173E9E63">
            <wp:extent cx="5943600" cy="2503667"/>
            <wp:effectExtent l="0" t="0" r="0" b="0"/>
            <wp:docPr id="1505363446"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63446" name="Picture 1" descr="A close-up of a form&#10;&#10;Description automatically generated"/>
                    <pic:cNvPicPr/>
                  </pic:nvPicPr>
                  <pic:blipFill>
                    <a:blip r:embed="rId25"/>
                    <a:stretch>
                      <a:fillRect/>
                    </a:stretch>
                  </pic:blipFill>
                  <pic:spPr>
                    <a:xfrm>
                      <a:off x="0" y="0"/>
                      <a:ext cx="5948097" cy="2505561"/>
                    </a:xfrm>
                    <a:prstGeom prst="rect">
                      <a:avLst/>
                    </a:prstGeom>
                  </pic:spPr>
                </pic:pic>
              </a:graphicData>
            </a:graphic>
          </wp:inline>
        </w:drawing>
      </w:r>
    </w:p>
    <w:p w14:paraId="2B1300FA" w14:textId="472E926E" w:rsidR="002A10EB" w:rsidRDefault="002A10EB" w:rsidP="002A10EB">
      <w:pPr>
        <w:pStyle w:val="BodyText"/>
        <w:ind w:left="11" w:firstLine="11"/>
        <w:outlineLvl w:val="2"/>
        <w:rPr>
          <w:rFonts w:ascii="Arial" w:hAnsi="Arial" w:cs="Arial"/>
          <w:sz w:val="32"/>
          <w:szCs w:val="32"/>
          <w:lang w:val="en-CA"/>
        </w:rPr>
      </w:pPr>
      <w:bookmarkStart w:id="242" w:name="_Toc161735812"/>
      <w:r w:rsidRPr="0025017B">
        <w:rPr>
          <w:rFonts w:ascii="Arial" w:hAnsi="Arial" w:cs="Arial"/>
          <w:sz w:val="32"/>
          <w:szCs w:val="32"/>
          <w:lang w:val="en-CA"/>
        </w:rPr>
        <w:t>SCR04</w:t>
      </w:r>
      <w:r>
        <w:rPr>
          <w:rFonts w:ascii="Arial" w:hAnsi="Arial" w:cs="Arial"/>
          <w:sz w:val="32"/>
          <w:szCs w:val="32"/>
          <w:lang w:val="en-CA"/>
        </w:rPr>
        <w:t>.2</w:t>
      </w:r>
      <w:r w:rsidRPr="0025017B">
        <w:rPr>
          <w:rFonts w:ascii="Arial" w:hAnsi="Arial" w:cs="Arial"/>
          <w:sz w:val="32"/>
          <w:szCs w:val="32"/>
          <w:lang w:val="en-CA"/>
        </w:rPr>
        <w:t xml:space="preserve"> – Credit/Debit Total &amp; </w:t>
      </w:r>
      <w:r>
        <w:rPr>
          <w:rFonts w:ascii="Arial" w:hAnsi="Arial" w:cs="Arial"/>
          <w:sz w:val="32"/>
          <w:szCs w:val="32"/>
          <w:lang w:val="en-CA"/>
        </w:rPr>
        <w:t>JV Balance-FR</w:t>
      </w:r>
      <w:bookmarkEnd w:id="242"/>
    </w:p>
    <w:p w14:paraId="212F350D" w14:textId="2DD9A7D4" w:rsidR="002A10EB" w:rsidRDefault="002A10EB" w:rsidP="002A10EB">
      <w:pPr>
        <w:pStyle w:val="BodyText"/>
        <w:ind w:left="11" w:firstLine="11"/>
        <w:rPr>
          <w:rFonts w:ascii="Arial" w:hAnsi="Arial" w:cs="Arial"/>
          <w:sz w:val="32"/>
          <w:szCs w:val="32"/>
          <w:lang w:val="en-CA"/>
        </w:rPr>
      </w:pPr>
      <w:r>
        <w:rPr>
          <w:noProof/>
        </w:rPr>
        <w:drawing>
          <wp:inline distT="0" distB="0" distL="0" distR="0" wp14:anchorId="7CA66719" wp14:editId="12084763">
            <wp:extent cx="5943600" cy="2755265"/>
            <wp:effectExtent l="0" t="0" r="0" b="6985"/>
            <wp:docPr id="1338992973"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92973" name="Picture 1" descr="A close-up of a table&#10;&#10;Description automatically generated"/>
                    <pic:cNvPicPr/>
                  </pic:nvPicPr>
                  <pic:blipFill>
                    <a:blip r:embed="rId26"/>
                    <a:stretch>
                      <a:fillRect/>
                    </a:stretch>
                  </pic:blipFill>
                  <pic:spPr>
                    <a:xfrm>
                      <a:off x="0" y="0"/>
                      <a:ext cx="5943600" cy="2755265"/>
                    </a:xfrm>
                    <a:prstGeom prst="rect">
                      <a:avLst/>
                    </a:prstGeom>
                  </pic:spPr>
                </pic:pic>
              </a:graphicData>
            </a:graphic>
          </wp:inline>
        </w:drawing>
      </w:r>
    </w:p>
    <w:p w14:paraId="7BE6BF4B" w14:textId="75A979C9" w:rsidR="00765713" w:rsidRDefault="00765713" w:rsidP="00765713">
      <w:pPr>
        <w:pStyle w:val="BodyText"/>
        <w:ind w:left="11" w:firstLine="11"/>
        <w:outlineLvl w:val="2"/>
        <w:rPr>
          <w:rFonts w:ascii="Arial" w:hAnsi="Arial" w:cs="Arial"/>
          <w:sz w:val="32"/>
          <w:szCs w:val="32"/>
          <w:lang w:val="en-CA"/>
        </w:rPr>
      </w:pPr>
      <w:bookmarkStart w:id="243" w:name="_Toc161735813"/>
      <w:r w:rsidRPr="0025017B">
        <w:rPr>
          <w:rFonts w:ascii="Arial" w:hAnsi="Arial" w:cs="Arial"/>
          <w:sz w:val="32"/>
          <w:szCs w:val="32"/>
          <w:lang w:val="en-CA"/>
        </w:rPr>
        <w:t>SCR0</w:t>
      </w:r>
      <w:r>
        <w:rPr>
          <w:rFonts w:ascii="Arial" w:hAnsi="Arial" w:cs="Arial"/>
          <w:sz w:val="32"/>
          <w:szCs w:val="32"/>
          <w:lang w:val="en-CA"/>
        </w:rPr>
        <w:t>5</w:t>
      </w:r>
      <w:r w:rsidR="002A10EB">
        <w:rPr>
          <w:rFonts w:ascii="Arial" w:hAnsi="Arial" w:cs="Arial"/>
          <w:sz w:val="32"/>
          <w:szCs w:val="32"/>
          <w:lang w:val="en-CA"/>
        </w:rPr>
        <w:t>.1</w:t>
      </w:r>
      <w:r w:rsidRPr="0025017B">
        <w:rPr>
          <w:rFonts w:ascii="Arial" w:hAnsi="Arial" w:cs="Arial"/>
          <w:sz w:val="32"/>
          <w:szCs w:val="32"/>
          <w:lang w:val="en-CA"/>
        </w:rPr>
        <w:t xml:space="preserve"> – </w:t>
      </w:r>
      <w:r>
        <w:rPr>
          <w:rFonts w:ascii="Arial" w:hAnsi="Arial" w:cs="Arial"/>
          <w:sz w:val="32"/>
          <w:szCs w:val="32"/>
          <w:lang w:val="en-CA"/>
        </w:rPr>
        <w:t xml:space="preserve">Mandatory fields in JV form </w:t>
      </w:r>
      <w:r w:rsidRPr="0025017B">
        <w:rPr>
          <w:rFonts w:ascii="Arial" w:hAnsi="Arial" w:cs="Arial"/>
          <w:sz w:val="32"/>
          <w:szCs w:val="32"/>
          <w:lang w:val="en-CA"/>
        </w:rPr>
        <w:t xml:space="preserve">Credit/Debit </w:t>
      </w:r>
      <w:r>
        <w:rPr>
          <w:rFonts w:ascii="Arial" w:hAnsi="Arial" w:cs="Arial"/>
          <w:sz w:val="32"/>
          <w:szCs w:val="32"/>
          <w:lang w:val="en-CA"/>
        </w:rPr>
        <w:t>tables</w:t>
      </w:r>
      <w:r w:rsidR="002A10EB">
        <w:rPr>
          <w:rFonts w:ascii="Arial" w:hAnsi="Arial" w:cs="Arial"/>
          <w:sz w:val="32"/>
          <w:szCs w:val="32"/>
          <w:lang w:val="en-CA"/>
        </w:rPr>
        <w:t>-EN</w:t>
      </w:r>
      <w:bookmarkEnd w:id="243"/>
    </w:p>
    <w:p w14:paraId="5E459F3F" w14:textId="77777777" w:rsidR="00765713" w:rsidRPr="00376743" w:rsidRDefault="00765713" w:rsidP="00765713">
      <w:pPr>
        <w:ind w:left="22"/>
        <w:rPr>
          <w:lang w:val="en-CA" w:eastAsia="en-CA"/>
        </w:rPr>
      </w:pPr>
      <w:r>
        <w:rPr>
          <w:noProof/>
        </w:rPr>
        <w:lastRenderedPageBreak/>
        <w:drawing>
          <wp:inline distT="0" distB="0" distL="0" distR="0" wp14:anchorId="2FFB2F98" wp14:editId="525DAFC9">
            <wp:extent cx="5943600" cy="2604770"/>
            <wp:effectExtent l="0" t="0" r="0" b="5080"/>
            <wp:docPr id="681240369"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0369" name="Picture 1" descr="A close-up of a form&#10;&#10;Description automatically generated"/>
                    <pic:cNvPicPr/>
                  </pic:nvPicPr>
                  <pic:blipFill>
                    <a:blip r:embed="rId27"/>
                    <a:stretch>
                      <a:fillRect/>
                    </a:stretch>
                  </pic:blipFill>
                  <pic:spPr>
                    <a:xfrm>
                      <a:off x="0" y="0"/>
                      <a:ext cx="5943600" cy="2604770"/>
                    </a:xfrm>
                    <a:prstGeom prst="rect">
                      <a:avLst/>
                    </a:prstGeom>
                  </pic:spPr>
                </pic:pic>
              </a:graphicData>
            </a:graphic>
          </wp:inline>
        </w:drawing>
      </w:r>
    </w:p>
    <w:p w14:paraId="36E386E9" w14:textId="4DC929E8" w:rsidR="002A10EB" w:rsidRDefault="002A10EB" w:rsidP="002A10EB">
      <w:pPr>
        <w:pStyle w:val="BodyText"/>
        <w:ind w:left="11" w:firstLine="11"/>
        <w:outlineLvl w:val="2"/>
        <w:rPr>
          <w:rFonts w:ascii="Arial" w:hAnsi="Arial" w:cs="Arial"/>
          <w:sz w:val="32"/>
          <w:szCs w:val="32"/>
          <w:lang w:val="en-CA"/>
        </w:rPr>
      </w:pPr>
      <w:bookmarkStart w:id="244" w:name="_Toc161735814"/>
      <w:r w:rsidRPr="0025017B">
        <w:rPr>
          <w:rFonts w:ascii="Arial" w:hAnsi="Arial" w:cs="Arial"/>
          <w:sz w:val="32"/>
          <w:szCs w:val="32"/>
          <w:lang w:val="en-CA"/>
        </w:rPr>
        <w:t>SCR0</w:t>
      </w:r>
      <w:r>
        <w:rPr>
          <w:rFonts w:ascii="Arial" w:hAnsi="Arial" w:cs="Arial"/>
          <w:sz w:val="32"/>
          <w:szCs w:val="32"/>
          <w:lang w:val="en-CA"/>
        </w:rPr>
        <w:t>5.2</w:t>
      </w:r>
      <w:r w:rsidRPr="0025017B">
        <w:rPr>
          <w:rFonts w:ascii="Arial" w:hAnsi="Arial" w:cs="Arial"/>
          <w:sz w:val="32"/>
          <w:szCs w:val="32"/>
          <w:lang w:val="en-CA"/>
        </w:rPr>
        <w:t xml:space="preserve"> – </w:t>
      </w:r>
      <w:r>
        <w:rPr>
          <w:rFonts w:ascii="Arial" w:hAnsi="Arial" w:cs="Arial"/>
          <w:sz w:val="32"/>
          <w:szCs w:val="32"/>
          <w:lang w:val="en-CA"/>
        </w:rPr>
        <w:t xml:space="preserve">Mandatory fields in JV form </w:t>
      </w:r>
      <w:r w:rsidRPr="0025017B">
        <w:rPr>
          <w:rFonts w:ascii="Arial" w:hAnsi="Arial" w:cs="Arial"/>
          <w:sz w:val="32"/>
          <w:szCs w:val="32"/>
          <w:lang w:val="en-CA"/>
        </w:rPr>
        <w:t xml:space="preserve">Credit/Debit </w:t>
      </w:r>
      <w:r>
        <w:rPr>
          <w:rFonts w:ascii="Arial" w:hAnsi="Arial" w:cs="Arial"/>
          <w:sz w:val="32"/>
          <w:szCs w:val="32"/>
          <w:lang w:val="en-CA"/>
        </w:rPr>
        <w:t>tables-FR</w:t>
      </w:r>
      <w:bookmarkEnd w:id="244"/>
    </w:p>
    <w:p w14:paraId="3A38EBBC" w14:textId="1086A65C" w:rsidR="002A10EB" w:rsidRDefault="00E74B9B" w:rsidP="002A10EB">
      <w:pPr>
        <w:pStyle w:val="BodyText"/>
        <w:ind w:left="11" w:firstLine="11"/>
        <w:rPr>
          <w:rFonts w:ascii="Arial" w:hAnsi="Arial" w:cs="Arial"/>
          <w:sz w:val="32"/>
          <w:szCs w:val="32"/>
          <w:lang w:val="en-CA"/>
        </w:rPr>
      </w:pPr>
      <w:r w:rsidRPr="00E74B9B">
        <w:rPr>
          <w:noProof/>
        </w:rPr>
        <w:t xml:space="preserve"> </w:t>
      </w:r>
      <w:r>
        <w:rPr>
          <w:noProof/>
        </w:rPr>
        <w:drawing>
          <wp:inline distT="0" distB="0" distL="0" distR="0" wp14:anchorId="18A8E414" wp14:editId="33E57265">
            <wp:extent cx="5943600" cy="2830830"/>
            <wp:effectExtent l="0" t="0" r="0" b="7620"/>
            <wp:docPr id="987134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4771" name="Picture 1" descr="A screenshot of a computer&#10;&#10;Description automatically generated"/>
                    <pic:cNvPicPr/>
                  </pic:nvPicPr>
                  <pic:blipFill>
                    <a:blip r:embed="rId28"/>
                    <a:stretch>
                      <a:fillRect/>
                    </a:stretch>
                  </pic:blipFill>
                  <pic:spPr>
                    <a:xfrm>
                      <a:off x="0" y="0"/>
                      <a:ext cx="5943600" cy="2830830"/>
                    </a:xfrm>
                    <a:prstGeom prst="rect">
                      <a:avLst/>
                    </a:prstGeom>
                  </pic:spPr>
                </pic:pic>
              </a:graphicData>
            </a:graphic>
          </wp:inline>
        </w:drawing>
      </w:r>
    </w:p>
    <w:p w14:paraId="2FBE6989" w14:textId="78E7AA8D" w:rsidR="002A10EB" w:rsidRDefault="002A10EB" w:rsidP="002A10EB">
      <w:pPr>
        <w:pStyle w:val="BodyText"/>
        <w:ind w:left="11" w:firstLine="11"/>
        <w:rPr>
          <w:rFonts w:ascii="Arial" w:hAnsi="Arial" w:cs="Arial"/>
          <w:sz w:val="32"/>
          <w:szCs w:val="32"/>
          <w:lang w:val="en-CA"/>
        </w:rPr>
      </w:pPr>
    </w:p>
    <w:p w14:paraId="3524765B" w14:textId="1568D195" w:rsidR="00765713" w:rsidRDefault="00765713" w:rsidP="00765713">
      <w:pPr>
        <w:pStyle w:val="BodyText"/>
        <w:ind w:left="11" w:firstLine="11"/>
        <w:outlineLvl w:val="2"/>
        <w:rPr>
          <w:rFonts w:ascii="Arial" w:hAnsi="Arial" w:cs="Arial"/>
          <w:sz w:val="32"/>
          <w:szCs w:val="32"/>
          <w:lang w:val="en-CA"/>
        </w:rPr>
      </w:pPr>
      <w:bookmarkStart w:id="245" w:name="_Toc161735815"/>
      <w:r w:rsidRPr="0025017B">
        <w:rPr>
          <w:rFonts w:ascii="Arial" w:hAnsi="Arial" w:cs="Arial"/>
          <w:sz w:val="32"/>
          <w:szCs w:val="32"/>
          <w:lang w:val="en-CA"/>
        </w:rPr>
        <w:t>SCR0</w:t>
      </w:r>
      <w:r>
        <w:rPr>
          <w:rFonts w:ascii="Arial" w:hAnsi="Arial" w:cs="Arial"/>
          <w:sz w:val="32"/>
          <w:szCs w:val="32"/>
          <w:lang w:val="en-CA"/>
        </w:rPr>
        <w:t>6</w:t>
      </w:r>
      <w:r w:rsidR="004112F3">
        <w:rPr>
          <w:rFonts w:ascii="Arial" w:hAnsi="Arial" w:cs="Arial"/>
          <w:sz w:val="32"/>
          <w:szCs w:val="32"/>
          <w:lang w:val="en-CA"/>
        </w:rPr>
        <w:t>.1</w:t>
      </w:r>
      <w:r w:rsidRPr="0025017B">
        <w:rPr>
          <w:rFonts w:ascii="Arial" w:hAnsi="Arial" w:cs="Arial"/>
          <w:sz w:val="32"/>
          <w:szCs w:val="32"/>
          <w:lang w:val="en-CA"/>
        </w:rPr>
        <w:t xml:space="preserve"> – </w:t>
      </w:r>
      <w:r>
        <w:rPr>
          <w:rFonts w:ascii="Arial" w:hAnsi="Arial" w:cs="Arial"/>
          <w:sz w:val="32"/>
          <w:szCs w:val="32"/>
          <w:lang w:val="en-CA"/>
        </w:rPr>
        <w:t xml:space="preserve">Optional fields in JV form </w:t>
      </w:r>
      <w:r w:rsidRPr="0025017B">
        <w:rPr>
          <w:rFonts w:ascii="Arial" w:hAnsi="Arial" w:cs="Arial"/>
          <w:sz w:val="32"/>
          <w:szCs w:val="32"/>
          <w:lang w:val="en-CA"/>
        </w:rPr>
        <w:t xml:space="preserve">Credit/Debit </w:t>
      </w:r>
      <w:r>
        <w:rPr>
          <w:rFonts w:ascii="Arial" w:hAnsi="Arial" w:cs="Arial"/>
          <w:sz w:val="32"/>
          <w:szCs w:val="32"/>
          <w:lang w:val="en-CA"/>
        </w:rPr>
        <w:t>tables</w:t>
      </w:r>
      <w:r w:rsidR="00E74B9B">
        <w:rPr>
          <w:rFonts w:ascii="Arial" w:hAnsi="Arial" w:cs="Arial"/>
          <w:sz w:val="32"/>
          <w:szCs w:val="32"/>
          <w:lang w:val="en-CA"/>
        </w:rPr>
        <w:t>-EN</w:t>
      </w:r>
      <w:bookmarkEnd w:id="245"/>
    </w:p>
    <w:p w14:paraId="52DD4791" w14:textId="231E8441" w:rsidR="00765713" w:rsidRDefault="00E74B9B" w:rsidP="00765713">
      <w:pPr>
        <w:ind w:left="0"/>
        <w:rPr>
          <w:lang w:val="en-CA" w:eastAsia="en-CA"/>
        </w:rPr>
      </w:pPr>
      <w:r>
        <w:rPr>
          <w:noProof/>
        </w:rPr>
        <w:lastRenderedPageBreak/>
        <w:drawing>
          <wp:inline distT="0" distB="0" distL="0" distR="0" wp14:anchorId="27A629B6" wp14:editId="4371509A">
            <wp:extent cx="5943600" cy="2593975"/>
            <wp:effectExtent l="0" t="0" r="0" b="0"/>
            <wp:docPr id="560352148"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2148" name="Picture 1" descr="A close-up of a form&#10;&#10;Description automatically generated"/>
                    <pic:cNvPicPr/>
                  </pic:nvPicPr>
                  <pic:blipFill>
                    <a:blip r:embed="rId29"/>
                    <a:stretch>
                      <a:fillRect/>
                    </a:stretch>
                  </pic:blipFill>
                  <pic:spPr>
                    <a:xfrm>
                      <a:off x="0" y="0"/>
                      <a:ext cx="5943600" cy="2593975"/>
                    </a:xfrm>
                    <a:prstGeom prst="rect">
                      <a:avLst/>
                    </a:prstGeom>
                  </pic:spPr>
                </pic:pic>
              </a:graphicData>
            </a:graphic>
          </wp:inline>
        </w:drawing>
      </w:r>
    </w:p>
    <w:p w14:paraId="3D5842BD" w14:textId="4DAB4B83" w:rsidR="00E74B9B" w:rsidRDefault="00E74B9B" w:rsidP="00E74B9B">
      <w:pPr>
        <w:pStyle w:val="BodyText"/>
        <w:ind w:left="11" w:firstLine="11"/>
        <w:outlineLvl w:val="2"/>
        <w:rPr>
          <w:rFonts w:ascii="Arial" w:hAnsi="Arial" w:cs="Arial"/>
          <w:sz w:val="32"/>
          <w:szCs w:val="32"/>
          <w:lang w:val="en-CA"/>
        </w:rPr>
      </w:pPr>
      <w:bookmarkStart w:id="246" w:name="_Toc161735816"/>
      <w:r w:rsidRPr="0025017B">
        <w:rPr>
          <w:rFonts w:ascii="Arial" w:hAnsi="Arial" w:cs="Arial"/>
          <w:sz w:val="32"/>
          <w:szCs w:val="32"/>
          <w:lang w:val="en-CA"/>
        </w:rPr>
        <w:t>SCR0</w:t>
      </w:r>
      <w:r>
        <w:rPr>
          <w:rFonts w:ascii="Arial" w:hAnsi="Arial" w:cs="Arial"/>
          <w:sz w:val="32"/>
          <w:szCs w:val="32"/>
          <w:lang w:val="en-CA"/>
        </w:rPr>
        <w:t>6</w:t>
      </w:r>
      <w:r w:rsidR="004112F3">
        <w:rPr>
          <w:rFonts w:ascii="Arial" w:hAnsi="Arial" w:cs="Arial"/>
          <w:sz w:val="32"/>
          <w:szCs w:val="32"/>
          <w:lang w:val="en-CA"/>
        </w:rPr>
        <w:t>.2</w:t>
      </w:r>
      <w:r w:rsidRPr="0025017B">
        <w:rPr>
          <w:rFonts w:ascii="Arial" w:hAnsi="Arial" w:cs="Arial"/>
          <w:sz w:val="32"/>
          <w:szCs w:val="32"/>
          <w:lang w:val="en-CA"/>
        </w:rPr>
        <w:t xml:space="preserve"> – </w:t>
      </w:r>
      <w:r>
        <w:rPr>
          <w:rFonts w:ascii="Arial" w:hAnsi="Arial" w:cs="Arial"/>
          <w:sz w:val="32"/>
          <w:szCs w:val="32"/>
          <w:lang w:val="en-CA"/>
        </w:rPr>
        <w:t xml:space="preserve">Optional fields in JV form </w:t>
      </w:r>
      <w:r w:rsidRPr="0025017B">
        <w:rPr>
          <w:rFonts w:ascii="Arial" w:hAnsi="Arial" w:cs="Arial"/>
          <w:sz w:val="32"/>
          <w:szCs w:val="32"/>
          <w:lang w:val="en-CA"/>
        </w:rPr>
        <w:t xml:space="preserve">Credit/Debit </w:t>
      </w:r>
      <w:r>
        <w:rPr>
          <w:rFonts w:ascii="Arial" w:hAnsi="Arial" w:cs="Arial"/>
          <w:sz w:val="32"/>
          <w:szCs w:val="32"/>
          <w:lang w:val="en-CA"/>
        </w:rPr>
        <w:t>tables-FR</w:t>
      </w:r>
      <w:bookmarkEnd w:id="246"/>
    </w:p>
    <w:p w14:paraId="588D3C89" w14:textId="6E556897" w:rsidR="00E74B9B" w:rsidRDefault="006D0294" w:rsidP="006D0294">
      <w:pPr>
        <w:pStyle w:val="BodyText"/>
        <w:ind w:left="11" w:firstLine="11"/>
        <w:rPr>
          <w:rFonts w:ascii="Arial" w:hAnsi="Arial" w:cs="Arial"/>
          <w:sz w:val="32"/>
          <w:szCs w:val="32"/>
          <w:lang w:val="en-CA"/>
        </w:rPr>
      </w:pPr>
      <w:r>
        <w:rPr>
          <w:noProof/>
        </w:rPr>
        <w:drawing>
          <wp:inline distT="0" distB="0" distL="0" distR="0" wp14:anchorId="3760BA02" wp14:editId="755E43AB">
            <wp:extent cx="5943600" cy="2811780"/>
            <wp:effectExtent l="0" t="0" r="0" b="7620"/>
            <wp:docPr id="187585199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51992" name="Picture 1" descr="A screenshot of a document&#10;&#10;Description automatically generated"/>
                    <pic:cNvPicPr/>
                  </pic:nvPicPr>
                  <pic:blipFill>
                    <a:blip r:embed="rId30"/>
                    <a:stretch>
                      <a:fillRect/>
                    </a:stretch>
                  </pic:blipFill>
                  <pic:spPr>
                    <a:xfrm>
                      <a:off x="0" y="0"/>
                      <a:ext cx="5943600" cy="2811780"/>
                    </a:xfrm>
                    <a:prstGeom prst="rect">
                      <a:avLst/>
                    </a:prstGeom>
                  </pic:spPr>
                </pic:pic>
              </a:graphicData>
            </a:graphic>
          </wp:inline>
        </w:drawing>
      </w:r>
    </w:p>
    <w:p w14:paraId="0C301A39" w14:textId="124E81AE" w:rsidR="00765713" w:rsidRPr="00321B65" w:rsidRDefault="00765713" w:rsidP="00765713">
      <w:pPr>
        <w:pStyle w:val="BodyText"/>
        <w:ind w:left="0"/>
        <w:outlineLvl w:val="2"/>
        <w:rPr>
          <w:rFonts w:ascii="Arial" w:hAnsi="Arial" w:cs="Arial"/>
          <w:sz w:val="32"/>
          <w:szCs w:val="32"/>
          <w:lang w:val="en-CA"/>
        </w:rPr>
      </w:pPr>
      <w:bookmarkStart w:id="247" w:name="_Toc161735817"/>
      <w:r w:rsidRPr="00321B65">
        <w:rPr>
          <w:rFonts w:ascii="Arial" w:hAnsi="Arial" w:cs="Arial"/>
          <w:sz w:val="32"/>
          <w:szCs w:val="32"/>
          <w:lang w:val="en-CA"/>
        </w:rPr>
        <w:t>SCR</w:t>
      </w:r>
      <w:r>
        <w:rPr>
          <w:rFonts w:ascii="Arial" w:hAnsi="Arial" w:cs="Arial"/>
          <w:sz w:val="32"/>
          <w:szCs w:val="32"/>
          <w:lang w:val="en-CA"/>
        </w:rPr>
        <w:t>07</w:t>
      </w:r>
      <w:r w:rsidRPr="00321B65">
        <w:rPr>
          <w:rFonts w:ascii="Arial" w:hAnsi="Arial" w:cs="Arial"/>
          <w:sz w:val="32"/>
          <w:szCs w:val="32"/>
          <w:lang w:val="en-CA"/>
        </w:rPr>
        <w:t xml:space="preserve"> –  Navigate to FV50</w:t>
      </w:r>
      <w:bookmarkEnd w:id="247"/>
    </w:p>
    <w:p w14:paraId="2C6AC29E" w14:textId="77777777" w:rsidR="00765713" w:rsidRDefault="00765713" w:rsidP="00765713">
      <w:pPr>
        <w:ind w:left="0"/>
        <w:rPr>
          <w:lang w:val="en-CA" w:eastAsia="en-CA"/>
        </w:rPr>
      </w:pPr>
      <w:r w:rsidRPr="00054113">
        <w:rPr>
          <w:rFonts w:ascii="Arial" w:hAnsi="Arial" w:cs="Arial"/>
          <w:noProof/>
        </w:rPr>
        <w:drawing>
          <wp:inline distT="0" distB="0" distL="0" distR="0" wp14:anchorId="16B8F870" wp14:editId="511F9207">
            <wp:extent cx="5943600" cy="520065"/>
            <wp:effectExtent l="76200" t="76200" r="133350" b="127635"/>
            <wp:docPr id="85369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98444" name=""/>
                    <pic:cNvPicPr/>
                  </pic:nvPicPr>
                  <pic:blipFill>
                    <a:blip r:embed="rId31"/>
                    <a:stretch>
                      <a:fillRect/>
                    </a:stretch>
                  </pic:blipFill>
                  <pic:spPr>
                    <a:xfrm>
                      <a:off x="0" y="0"/>
                      <a:ext cx="5943600" cy="520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D9424" w14:textId="23B4CA5C" w:rsidR="00765713" w:rsidRDefault="00765713" w:rsidP="00765713">
      <w:pPr>
        <w:pStyle w:val="BodyText"/>
        <w:ind w:left="0"/>
        <w:outlineLvl w:val="2"/>
        <w:rPr>
          <w:rFonts w:ascii="Arial" w:hAnsi="Arial" w:cs="Arial"/>
          <w:sz w:val="32"/>
          <w:szCs w:val="32"/>
          <w:lang w:val="en-CA"/>
        </w:rPr>
      </w:pPr>
      <w:bookmarkStart w:id="248" w:name="_Toc161735818"/>
      <w:r w:rsidRPr="00321B65">
        <w:rPr>
          <w:rFonts w:ascii="Arial" w:hAnsi="Arial" w:cs="Arial"/>
          <w:sz w:val="32"/>
          <w:szCs w:val="32"/>
          <w:lang w:val="en-CA"/>
        </w:rPr>
        <w:t>SCR0</w:t>
      </w:r>
      <w:r>
        <w:rPr>
          <w:rFonts w:ascii="Arial" w:hAnsi="Arial" w:cs="Arial"/>
          <w:sz w:val="32"/>
          <w:szCs w:val="32"/>
          <w:lang w:val="en-CA"/>
        </w:rPr>
        <w:t>7.1</w:t>
      </w:r>
      <w:r w:rsidRPr="00321B65">
        <w:rPr>
          <w:rFonts w:ascii="Arial" w:hAnsi="Arial" w:cs="Arial"/>
          <w:sz w:val="32"/>
          <w:szCs w:val="32"/>
          <w:lang w:val="en-CA"/>
        </w:rPr>
        <w:t xml:space="preserve"> –  </w:t>
      </w:r>
      <w:r>
        <w:rPr>
          <w:rFonts w:ascii="Arial" w:hAnsi="Arial" w:cs="Arial"/>
          <w:sz w:val="32"/>
          <w:szCs w:val="32"/>
          <w:lang w:val="en-CA"/>
        </w:rPr>
        <w:t xml:space="preserve">Enter Company Code in </w:t>
      </w:r>
      <w:r w:rsidRPr="00321B65">
        <w:rPr>
          <w:rFonts w:ascii="Arial" w:hAnsi="Arial" w:cs="Arial"/>
          <w:sz w:val="32"/>
          <w:szCs w:val="32"/>
          <w:lang w:val="en-CA"/>
        </w:rPr>
        <w:t>FV50</w:t>
      </w:r>
      <w:r>
        <w:rPr>
          <w:rFonts w:ascii="Arial" w:hAnsi="Arial" w:cs="Arial"/>
          <w:sz w:val="32"/>
          <w:szCs w:val="32"/>
          <w:lang w:val="en-CA"/>
        </w:rPr>
        <w:t xml:space="preserve"> transaction window</w:t>
      </w:r>
      <w:bookmarkEnd w:id="248"/>
    </w:p>
    <w:p w14:paraId="7E9900E4" w14:textId="77777777" w:rsidR="00765713" w:rsidRDefault="00765713" w:rsidP="00765713">
      <w:pPr>
        <w:pStyle w:val="BodyText"/>
        <w:ind w:left="0"/>
        <w:rPr>
          <w:rFonts w:ascii="Arial" w:hAnsi="Arial" w:cs="Arial"/>
          <w:sz w:val="32"/>
          <w:szCs w:val="32"/>
          <w:lang w:val="en-CA"/>
        </w:rPr>
      </w:pPr>
      <w:r w:rsidRPr="00054113">
        <w:rPr>
          <w:rFonts w:ascii="Arial" w:hAnsi="Arial" w:cs="Arial"/>
          <w:noProof/>
        </w:rPr>
        <w:lastRenderedPageBreak/>
        <w:drawing>
          <wp:inline distT="0" distB="0" distL="0" distR="0" wp14:anchorId="4EC42689" wp14:editId="56072B69">
            <wp:extent cx="5463682" cy="2787495"/>
            <wp:effectExtent l="76200" t="76200" r="118110" b="108585"/>
            <wp:docPr id="2085094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63798" name="Picture 1" descr="A screenshot of a computer&#10;&#10;Description automatically generated"/>
                    <pic:cNvPicPr/>
                  </pic:nvPicPr>
                  <pic:blipFill>
                    <a:blip r:embed="rId32"/>
                    <a:srcRect/>
                    <a:stretch>
                      <a:fillRect/>
                    </a:stretch>
                  </pic:blipFill>
                  <pic:spPr>
                    <a:xfrm>
                      <a:off x="0" y="0"/>
                      <a:ext cx="5463682" cy="2787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494A9B" w14:textId="77777777" w:rsidR="00765713" w:rsidRDefault="00765713" w:rsidP="00765713">
      <w:pPr>
        <w:pStyle w:val="BodyText"/>
        <w:ind w:left="0"/>
        <w:outlineLvl w:val="2"/>
        <w:rPr>
          <w:rFonts w:ascii="Arial" w:hAnsi="Arial" w:cs="Arial"/>
          <w:sz w:val="32"/>
          <w:szCs w:val="32"/>
          <w:lang w:val="en-CA"/>
        </w:rPr>
      </w:pPr>
      <w:bookmarkStart w:id="249" w:name="_Toc161735819"/>
      <w:r w:rsidRPr="00321B65">
        <w:rPr>
          <w:rFonts w:ascii="Arial" w:hAnsi="Arial" w:cs="Arial"/>
          <w:sz w:val="32"/>
          <w:szCs w:val="32"/>
          <w:lang w:val="en-CA"/>
        </w:rPr>
        <w:t>SCR0</w:t>
      </w:r>
      <w:r>
        <w:rPr>
          <w:rFonts w:ascii="Arial" w:hAnsi="Arial" w:cs="Arial"/>
          <w:sz w:val="32"/>
          <w:szCs w:val="32"/>
          <w:lang w:val="en-CA"/>
        </w:rPr>
        <w:t>8</w:t>
      </w:r>
      <w:r w:rsidRPr="00321B65">
        <w:rPr>
          <w:rFonts w:ascii="Arial" w:hAnsi="Arial" w:cs="Arial"/>
          <w:sz w:val="32"/>
          <w:szCs w:val="32"/>
          <w:lang w:val="en-CA"/>
        </w:rPr>
        <w:t xml:space="preserve"> –  </w:t>
      </w:r>
      <w:r>
        <w:rPr>
          <w:rFonts w:ascii="Arial" w:hAnsi="Arial" w:cs="Arial"/>
          <w:sz w:val="32"/>
          <w:szCs w:val="32"/>
          <w:lang w:val="en-CA"/>
        </w:rPr>
        <w:t xml:space="preserve">Enter details in </w:t>
      </w:r>
      <w:r w:rsidRPr="00321B65">
        <w:rPr>
          <w:rFonts w:ascii="Arial" w:hAnsi="Arial" w:cs="Arial"/>
          <w:sz w:val="32"/>
          <w:szCs w:val="32"/>
          <w:lang w:val="en-CA"/>
        </w:rPr>
        <w:t>FV50</w:t>
      </w:r>
      <w:r>
        <w:rPr>
          <w:rFonts w:ascii="Arial" w:hAnsi="Arial" w:cs="Arial"/>
          <w:sz w:val="32"/>
          <w:szCs w:val="32"/>
          <w:lang w:val="en-CA"/>
        </w:rPr>
        <w:t xml:space="preserve"> transaction window</w:t>
      </w:r>
      <w:bookmarkEnd w:id="249"/>
    </w:p>
    <w:p w14:paraId="7CBFCB83" w14:textId="77777777" w:rsidR="00765713" w:rsidRPr="00321B65" w:rsidRDefault="00765713" w:rsidP="00765713">
      <w:pPr>
        <w:pStyle w:val="BodyText"/>
        <w:ind w:left="0"/>
        <w:rPr>
          <w:rFonts w:ascii="Arial" w:hAnsi="Arial" w:cs="Arial"/>
          <w:sz w:val="32"/>
          <w:szCs w:val="32"/>
          <w:lang w:val="en-CA"/>
        </w:rPr>
      </w:pPr>
      <w:r>
        <w:rPr>
          <w:noProof/>
        </w:rPr>
        <w:drawing>
          <wp:inline distT="0" distB="0" distL="0" distR="0" wp14:anchorId="64EF4B10" wp14:editId="4B1F82FF">
            <wp:extent cx="5943600" cy="2506980"/>
            <wp:effectExtent l="0" t="0" r="0" b="7620"/>
            <wp:docPr id="238359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9111" name="Picture 1" descr="A screenshot of a computer&#10;&#10;Description automatically generated"/>
                    <pic:cNvPicPr/>
                  </pic:nvPicPr>
                  <pic:blipFill>
                    <a:blip r:embed="rId33"/>
                    <a:stretch>
                      <a:fillRect/>
                    </a:stretch>
                  </pic:blipFill>
                  <pic:spPr>
                    <a:xfrm>
                      <a:off x="0" y="0"/>
                      <a:ext cx="5943600" cy="2506980"/>
                    </a:xfrm>
                    <a:prstGeom prst="rect">
                      <a:avLst/>
                    </a:prstGeom>
                  </pic:spPr>
                </pic:pic>
              </a:graphicData>
            </a:graphic>
          </wp:inline>
        </w:drawing>
      </w:r>
    </w:p>
    <w:p w14:paraId="1BB8CDC8" w14:textId="77777777" w:rsidR="00765713" w:rsidRPr="00321B65" w:rsidRDefault="00765713" w:rsidP="00765713">
      <w:pPr>
        <w:pStyle w:val="BodyText"/>
        <w:ind w:left="0"/>
        <w:outlineLvl w:val="2"/>
        <w:rPr>
          <w:rFonts w:ascii="Arial" w:hAnsi="Arial" w:cs="Arial"/>
          <w:sz w:val="32"/>
          <w:szCs w:val="32"/>
          <w:lang w:val="en-CA"/>
        </w:rPr>
      </w:pPr>
      <w:bookmarkStart w:id="250" w:name="_Toc161735820"/>
      <w:r w:rsidRPr="00321B65">
        <w:rPr>
          <w:rFonts w:ascii="Arial" w:hAnsi="Arial" w:cs="Arial"/>
          <w:sz w:val="32"/>
          <w:szCs w:val="32"/>
          <w:lang w:val="en-CA"/>
        </w:rPr>
        <w:t>SCR0</w:t>
      </w:r>
      <w:r>
        <w:rPr>
          <w:rFonts w:ascii="Arial" w:hAnsi="Arial" w:cs="Arial"/>
          <w:sz w:val="32"/>
          <w:szCs w:val="32"/>
          <w:lang w:val="en-CA"/>
        </w:rPr>
        <w:t>9</w:t>
      </w:r>
      <w:r w:rsidRPr="00321B65">
        <w:rPr>
          <w:rFonts w:ascii="Arial" w:hAnsi="Arial" w:cs="Arial"/>
          <w:sz w:val="32"/>
          <w:szCs w:val="32"/>
          <w:lang w:val="en-CA"/>
        </w:rPr>
        <w:t xml:space="preserve"> –  Select trading partner under the Extras tab</w:t>
      </w:r>
      <w:bookmarkEnd w:id="250"/>
    </w:p>
    <w:p w14:paraId="1BBB26A2" w14:textId="77777777" w:rsidR="00765713" w:rsidRPr="00321B65" w:rsidRDefault="00765713" w:rsidP="00765713">
      <w:pPr>
        <w:pStyle w:val="BodyText"/>
        <w:ind w:left="0"/>
        <w:rPr>
          <w:rFonts w:ascii="Arial" w:hAnsi="Arial" w:cs="Arial"/>
          <w:sz w:val="32"/>
          <w:szCs w:val="32"/>
          <w:lang w:val="en-CA"/>
        </w:rPr>
      </w:pPr>
      <w:r w:rsidRPr="00054113">
        <w:rPr>
          <w:rFonts w:ascii="Arial" w:hAnsi="Arial" w:cs="Arial"/>
          <w:noProof/>
        </w:rPr>
        <w:lastRenderedPageBreak/>
        <w:drawing>
          <wp:inline distT="0" distB="0" distL="0" distR="0" wp14:anchorId="75C5D86F" wp14:editId="420D1462">
            <wp:extent cx="4445000" cy="1533525"/>
            <wp:effectExtent l="76200" t="76200" r="127000" b="142875"/>
            <wp:docPr id="20740331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33112" name="Picture 2" descr="A screenshot of a computer&#10;&#10;Description automatically generated"/>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445000"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F604C9" w14:textId="77777777" w:rsidR="00765713" w:rsidRPr="00321B65" w:rsidRDefault="00765713" w:rsidP="00765713">
      <w:pPr>
        <w:pStyle w:val="BodyText"/>
        <w:ind w:left="0"/>
        <w:outlineLvl w:val="2"/>
        <w:rPr>
          <w:rFonts w:ascii="Arial" w:hAnsi="Arial" w:cs="Arial"/>
          <w:sz w:val="32"/>
          <w:szCs w:val="32"/>
          <w:lang w:val="en-CA"/>
        </w:rPr>
      </w:pPr>
      <w:bookmarkStart w:id="251" w:name="_Toc161735821"/>
      <w:r w:rsidRPr="00321B65">
        <w:rPr>
          <w:rFonts w:ascii="Arial" w:hAnsi="Arial" w:cs="Arial"/>
          <w:sz w:val="32"/>
          <w:szCs w:val="32"/>
          <w:lang w:val="en-CA"/>
        </w:rPr>
        <w:t>SCR</w:t>
      </w:r>
      <w:r>
        <w:rPr>
          <w:rFonts w:ascii="Arial" w:hAnsi="Arial" w:cs="Arial"/>
          <w:sz w:val="32"/>
          <w:szCs w:val="32"/>
          <w:lang w:val="en-CA"/>
        </w:rPr>
        <w:t>10</w:t>
      </w:r>
      <w:r w:rsidRPr="00321B65">
        <w:rPr>
          <w:rFonts w:ascii="Arial" w:hAnsi="Arial" w:cs="Arial"/>
          <w:sz w:val="32"/>
          <w:szCs w:val="32"/>
          <w:lang w:val="en-CA"/>
        </w:rPr>
        <w:t xml:space="preserve"> –  Enter the trading partner  - 3 digits max</w:t>
      </w:r>
      <w:bookmarkEnd w:id="251"/>
    </w:p>
    <w:p w14:paraId="222276C1" w14:textId="77777777" w:rsidR="00765713" w:rsidRPr="00321B65" w:rsidRDefault="00765713" w:rsidP="00765713">
      <w:pPr>
        <w:pStyle w:val="BodyText"/>
        <w:ind w:left="0"/>
        <w:rPr>
          <w:rFonts w:ascii="Arial" w:hAnsi="Arial" w:cs="Arial"/>
          <w:sz w:val="32"/>
          <w:szCs w:val="32"/>
          <w:lang w:val="en-CA"/>
        </w:rPr>
      </w:pPr>
      <w:r w:rsidRPr="00054113">
        <w:rPr>
          <w:rFonts w:ascii="Arial" w:hAnsi="Arial" w:cs="Arial"/>
          <w:noProof/>
        </w:rPr>
        <w:drawing>
          <wp:inline distT="0" distB="0" distL="0" distR="0" wp14:anchorId="1F328B87" wp14:editId="0FC53857">
            <wp:extent cx="3204210" cy="1431290"/>
            <wp:effectExtent l="76200" t="76200" r="129540" b="130810"/>
            <wp:docPr id="13744168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6843" name="Picture 3" descr="A screenshot of a computer&#10;&#10;Description automatically generated"/>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3204210" cy="143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9987BE" w14:textId="77777777" w:rsidR="00765713" w:rsidRDefault="00765713" w:rsidP="00765713">
      <w:pPr>
        <w:pStyle w:val="BodyText"/>
        <w:ind w:left="0"/>
        <w:outlineLvl w:val="2"/>
        <w:rPr>
          <w:rFonts w:ascii="Arial" w:hAnsi="Arial" w:cs="Arial"/>
          <w:sz w:val="32"/>
          <w:szCs w:val="32"/>
          <w:lang w:val="en-CA"/>
        </w:rPr>
      </w:pPr>
      <w:bookmarkStart w:id="252" w:name="_Toc161735822"/>
      <w:r w:rsidRPr="00321B65">
        <w:rPr>
          <w:rFonts w:ascii="Arial" w:hAnsi="Arial" w:cs="Arial"/>
          <w:sz w:val="32"/>
          <w:szCs w:val="32"/>
          <w:lang w:val="en-CA"/>
        </w:rPr>
        <w:t>SCR</w:t>
      </w:r>
      <w:r>
        <w:rPr>
          <w:rFonts w:ascii="Arial" w:hAnsi="Arial" w:cs="Arial"/>
          <w:sz w:val="32"/>
          <w:szCs w:val="32"/>
          <w:lang w:val="en-CA"/>
        </w:rPr>
        <w:t>11</w:t>
      </w:r>
      <w:r w:rsidRPr="00321B65">
        <w:rPr>
          <w:rFonts w:ascii="Arial" w:hAnsi="Arial" w:cs="Arial"/>
          <w:sz w:val="32"/>
          <w:szCs w:val="32"/>
          <w:lang w:val="en-CA"/>
        </w:rPr>
        <w:t xml:space="preserve"> –  Bypass the soft message by hitting enter</w:t>
      </w:r>
      <w:bookmarkEnd w:id="252"/>
    </w:p>
    <w:p w14:paraId="72F954B8" w14:textId="77777777" w:rsidR="00765713" w:rsidRPr="00321B65" w:rsidRDefault="00765713" w:rsidP="00765713">
      <w:pPr>
        <w:pStyle w:val="BodyText"/>
        <w:ind w:left="0"/>
        <w:rPr>
          <w:rFonts w:ascii="Arial" w:hAnsi="Arial" w:cs="Arial"/>
          <w:sz w:val="32"/>
          <w:szCs w:val="32"/>
          <w:lang w:val="en-CA"/>
        </w:rPr>
      </w:pPr>
      <w:r w:rsidRPr="00054113">
        <w:rPr>
          <w:rFonts w:ascii="Arial" w:hAnsi="Arial" w:cs="Arial"/>
          <w:noProof/>
        </w:rPr>
        <w:drawing>
          <wp:inline distT="0" distB="0" distL="0" distR="0" wp14:anchorId="623408BC" wp14:editId="1C700038">
            <wp:extent cx="3991610" cy="1367790"/>
            <wp:effectExtent l="0" t="0" r="8890" b="3810"/>
            <wp:docPr id="474386620"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86620" name="Picture 4" descr="A screen shot of a computer&#10;&#10;Description automatically generated"/>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3991610" cy="1367790"/>
                    </a:xfrm>
                    <a:prstGeom prst="rect">
                      <a:avLst/>
                    </a:prstGeom>
                    <a:noFill/>
                    <a:ln>
                      <a:noFill/>
                    </a:ln>
                  </pic:spPr>
                </pic:pic>
              </a:graphicData>
            </a:graphic>
          </wp:inline>
        </w:drawing>
      </w:r>
    </w:p>
    <w:p w14:paraId="6BA36677" w14:textId="77777777" w:rsidR="00765713" w:rsidRPr="00321B65" w:rsidRDefault="00765713" w:rsidP="00765713">
      <w:pPr>
        <w:pStyle w:val="BodyText"/>
        <w:ind w:left="0"/>
        <w:outlineLvl w:val="2"/>
        <w:rPr>
          <w:rFonts w:ascii="Arial" w:hAnsi="Arial" w:cs="Arial"/>
          <w:sz w:val="32"/>
          <w:szCs w:val="32"/>
          <w:lang w:val="en-CA"/>
        </w:rPr>
      </w:pPr>
      <w:bookmarkStart w:id="253" w:name="_Toc161735823"/>
      <w:r w:rsidRPr="00321B65">
        <w:rPr>
          <w:rFonts w:ascii="Arial" w:hAnsi="Arial" w:cs="Arial"/>
          <w:sz w:val="32"/>
          <w:szCs w:val="32"/>
          <w:lang w:val="en-CA"/>
        </w:rPr>
        <w:t>SCR</w:t>
      </w:r>
      <w:r>
        <w:rPr>
          <w:rFonts w:ascii="Arial" w:hAnsi="Arial" w:cs="Arial"/>
          <w:sz w:val="32"/>
          <w:szCs w:val="32"/>
          <w:lang w:val="en-CA"/>
        </w:rPr>
        <w:t>12</w:t>
      </w:r>
      <w:r w:rsidRPr="00321B65">
        <w:rPr>
          <w:rFonts w:ascii="Arial" w:hAnsi="Arial" w:cs="Arial"/>
          <w:sz w:val="32"/>
          <w:szCs w:val="32"/>
          <w:lang w:val="en-CA"/>
        </w:rPr>
        <w:t xml:space="preserve"> –  Enter data in to Credit and Debit Table in SAP</w:t>
      </w:r>
      <w:bookmarkEnd w:id="253"/>
    </w:p>
    <w:p w14:paraId="769EC3A9" w14:textId="77777777" w:rsidR="00765713" w:rsidRPr="00321B65" w:rsidRDefault="00765713" w:rsidP="00765713">
      <w:pPr>
        <w:pStyle w:val="BodyText"/>
        <w:ind w:left="360"/>
        <w:rPr>
          <w:rFonts w:ascii="Arial" w:hAnsi="Arial" w:cs="Arial"/>
          <w:b/>
          <w:bCs/>
          <w:sz w:val="32"/>
          <w:szCs w:val="32"/>
          <w:lang w:val="en-CA"/>
        </w:rPr>
      </w:pPr>
      <w:r w:rsidRPr="00054113">
        <w:rPr>
          <w:rFonts w:ascii="Arial" w:hAnsi="Arial" w:cs="Arial"/>
          <w:noProof/>
        </w:rPr>
        <w:lastRenderedPageBreak/>
        <w:drawing>
          <wp:inline distT="0" distB="0" distL="0" distR="0" wp14:anchorId="43C521E8" wp14:editId="7CB29054">
            <wp:extent cx="5695950" cy="2298700"/>
            <wp:effectExtent l="76200" t="76200" r="133350" b="139700"/>
            <wp:docPr id="1426862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67599" name="Picture 1" descr="A screenshot of a computer&#10;&#10;Description automatically generated"/>
                    <pic:cNvPicPr/>
                  </pic:nvPicPr>
                  <pic:blipFill>
                    <a:blip r:embed="rId40"/>
                    <a:stretch>
                      <a:fillRect/>
                    </a:stretch>
                  </pic:blipFill>
                  <pic:spPr>
                    <a:xfrm>
                      <a:off x="0" y="0"/>
                      <a:ext cx="5695950" cy="229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ABC06" w14:textId="77777777" w:rsidR="00765713" w:rsidRPr="00321B65" w:rsidRDefault="00765713" w:rsidP="00765713">
      <w:pPr>
        <w:pStyle w:val="BodyText"/>
        <w:ind w:left="0"/>
        <w:outlineLvl w:val="2"/>
        <w:rPr>
          <w:rFonts w:ascii="Arial" w:hAnsi="Arial" w:cs="Arial"/>
          <w:sz w:val="32"/>
          <w:szCs w:val="32"/>
          <w:lang w:val="en-CA"/>
        </w:rPr>
      </w:pPr>
      <w:bookmarkStart w:id="254" w:name="_Toc161735824"/>
      <w:r w:rsidRPr="00321B65">
        <w:rPr>
          <w:rFonts w:ascii="Arial" w:hAnsi="Arial" w:cs="Arial"/>
          <w:sz w:val="32"/>
          <w:szCs w:val="32"/>
          <w:lang w:val="en-CA"/>
        </w:rPr>
        <w:t>SCR</w:t>
      </w:r>
      <w:r>
        <w:rPr>
          <w:rFonts w:ascii="Arial" w:hAnsi="Arial" w:cs="Arial"/>
          <w:sz w:val="32"/>
          <w:szCs w:val="32"/>
          <w:lang w:val="en-CA"/>
        </w:rPr>
        <w:t>13</w:t>
      </w:r>
      <w:r w:rsidRPr="00321B65">
        <w:rPr>
          <w:rFonts w:ascii="Arial" w:hAnsi="Arial" w:cs="Arial"/>
          <w:sz w:val="32"/>
          <w:szCs w:val="32"/>
          <w:lang w:val="en-CA"/>
        </w:rPr>
        <w:t xml:space="preserve"> –  Click Save as completed in SAP</w:t>
      </w:r>
      <w:bookmarkEnd w:id="254"/>
    </w:p>
    <w:p w14:paraId="462C07D3" w14:textId="77777777" w:rsidR="00765713" w:rsidRDefault="00765713" w:rsidP="00765713">
      <w:pPr>
        <w:pStyle w:val="BodyText"/>
        <w:ind w:left="360"/>
        <w:rPr>
          <w:rFonts w:ascii="Arial" w:hAnsi="Arial" w:cs="Arial"/>
          <w:b/>
          <w:bCs/>
          <w:sz w:val="32"/>
          <w:szCs w:val="32"/>
          <w:lang w:val="en-CA"/>
        </w:rPr>
      </w:pPr>
      <w:r w:rsidRPr="00054113">
        <w:rPr>
          <w:rFonts w:ascii="Arial" w:hAnsi="Arial" w:cs="Arial"/>
          <w:noProof/>
        </w:rPr>
        <w:drawing>
          <wp:inline distT="0" distB="0" distL="0" distR="0" wp14:anchorId="2234F4BC" wp14:editId="649D83EC">
            <wp:extent cx="5943600" cy="1140460"/>
            <wp:effectExtent l="76200" t="76200" r="133350" b="135890"/>
            <wp:docPr id="134305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15144" name="Picture 1" descr="A screenshot of a computer&#10;&#10;Description automatically generated"/>
                    <pic:cNvPicPr/>
                  </pic:nvPicPr>
                  <pic:blipFill>
                    <a:blip r:embed="rId41"/>
                    <a:stretch>
                      <a:fillRect/>
                    </a:stretch>
                  </pic:blipFill>
                  <pic:spPr>
                    <a:xfrm>
                      <a:off x="0" y="0"/>
                      <a:ext cx="5943600" cy="1140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ACD2C7" w14:textId="77777777" w:rsidR="00765713" w:rsidRPr="00321B65" w:rsidRDefault="00765713" w:rsidP="00765713">
      <w:pPr>
        <w:pStyle w:val="BodyText"/>
        <w:ind w:left="0"/>
        <w:outlineLvl w:val="2"/>
        <w:rPr>
          <w:rFonts w:ascii="Arial" w:hAnsi="Arial" w:cs="Arial"/>
          <w:sz w:val="32"/>
          <w:szCs w:val="32"/>
          <w:lang w:val="en-CA"/>
        </w:rPr>
      </w:pPr>
      <w:bookmarkStart w:id="255" w:name="_Toc161735825"/>
      <w:r w:rsidRPr="00321B65">
        <w:rPr>
          <w:rFonts w:ascii="Arial" w:hAnsi="Arial" w:cs="Arial"/>
          <w:sz w:val="32"/>
          <w:szCs w:val="32"/>
          <w:lang w:val="en-CA"/>
        </w:rPr>
        <w:t>SCR</w:t>
      </w:r>
      <w:r>
        <w:rPr>
          <w:rFonts w:ascii="Arial" w:hAnsi="Arial" w:cs="Arial"/>
          <w:sz w:val="32"/>
          <w:szCs w:val="32"/>
          <w:lang w:val="en-CA"/>
        </w:rPr>
        <w:t>14</w:t>
      </w:r>
      <w:r w:rsidRPr="00321B65">
        <w:rPr>
          <w:rFonts w:ascii="Arial" w:hAnsi="Arial" w:cs="Arial"/>
          <w:sz w:val="32"/>
          <w:szCs w:val="32"/>
          <w:lang w:val="en-CA"/>
        </w:rPr>
        <w:t xml:space="preserve"> –  Capture SAP status message and error msg in the bottom of the SAP screen</w:t>
      </w:r>
      <w:bookmarkEnd w:id="255"/>
    </w:p>
    <w:p w14:paraId="6C1F19B8" w14:textId="77777777" w:rsidR="00765713" w:rsidRPr="00054113" w:rsidRDefault="00765713" w:rsidP="00765713">
      <w:pPr>
        <w:pStyle w:val="BodyText"/>
        <w:ind w:left="360"/>
        <w:rPr>
          <w:rFonts w:ascii="Arial" w:hAnsi="Arial" w:cs="Arial"/>
          <w:lang w:val="en-CA"/>
        </w:rPr>
      </w:pPr>
      <w:r w:rsidRPr="00054113">
        <w:rPr>
          <w:rFonts w:ascii="Arial" w:hAnsi="Arial" w:cs="Arial"/>
          <w:noProof/>
        </w:rPr>
        <w:drawing>
          <wp:inline distT="0" distB="0" distL="0" distR="0" wp14:anchorId="002AAA99" wp14:editId="7FDF61B5">
            <wp:extent cx="5943600" cy="2514600"/>
            <wp:effectExtent l="76200" t="76200" r="133350" b="133350"/>
            <wp:docPr id="1587999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3638" name="Picture 1" descr="A screenshot of a computer&#10;&#10;Description automatically generated"/>
                    <pic:cNvPicPr/>
                  </pic:nvPicPr>
                  <pic:blipFill>
                    <a:blip r:embed="rId42"/>
                    <a:stretch>
                      <a:fillRect/>
                    </a:stretch>
                  </pic:blipFill>
                  <pic:spPr>
                    <a:xfrm>
                      <a:off x="0" y="0"/>
                      <a:ext cx="5943600"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6335C" w14:textId="77777777" w:rsidR="00765713" w:rsidRDefault="00765713" w:rsidP="00765713">
      <w:pPr>
        <w:pStyle w:val="BodyText"/>
        <w:ind w:left="0"/>
        <w:outlineLvl w:val="2"/>
        <w:rPr>
          <w:rFonts w:ascii="Arial" w:hAnsi="Arial" w:cs="Arial"/>
          <w:sz w:val="32"/>
          <w:szCs w:val="32"/>
          <w:lang w:val="en-CA"/>
        </w:rPr>
      </w:pPr>
      <w:bookmarkStart w:id="256" w:name="_Toc161735826"/>
      <w:r w:rsidRPr="00321B65">
        <w:rPr>
          <w:rFonts w:ascii="Arial" w:hAnsi="Arial" w:cs="Arial"/>
          <w:sz w:val="32"/>
          <w:szCs w:val="32"/>
          <w:lang w:val="en-CA"/>
        </w:rPr>
        <w:lastRenderedPageBreak/>
        <w:t>SCR</w:t>
      </w:r>
      <w:r>
        <w:rPr>
          <w:rFonts w:ascii="Arial" w:hAnsi="Arial" w:cs="Arial"/>
          <w:sz w:val="32"/>
          <w:szCs w:val="32"/>
          <w:lang w:val="en-CA"/>
        </w:rPr>
        <w:t xml:space="preserve">15 - </w:t>
      </w:r>
      <w:r w:rsidRPr="00321B65">
        <w:rPr>
          <w:rFonts w:ascii="Arial" w:hAnsi="Arial" w:cs="Arial"/>
          <w:sz w:val="32"/>
          <w:szCs w:val="32"/>
          <w:lang w:val="en-CA"/>
        </w:rPr>
        <w:t>Click Open a new GUI in SAP</w:t>
      </w:r>
      <w:bookmarkEnd w:id="256"/>
    </w:p>
    <w:p w14:paraId="36ECF690" w14:textId="77777777" w:rsidR="00765713" w:rsidRPr="007748E1" w:rsidRDefault="00765713" w:rsidP="00765713">
      <w:pPr>
        <w:pStyle w:val="BodyText"/>
        <w:ind w:left="0"/>
        <w:rPr>
          <w:rFonts w:ascii="Arial" w:hAnsi="Arial" w:cs="Arial"/>
          <w:sz w:val="32"/>
          <w:szCs w:val="32"/>
          <w:lang w:val="en-CA"/>
        </w:rPr>
      </w:pPr>
      <w:r w:rsidRPr="00054113">
        <w:rPr>
          <w:rFonts w:ascii="Arial" w:hAnsi="Arial" w:cs="Arial"/>
          <w:noProof/>
        </w:rPr>
        <w:drawing>
          <wp:inline distT="0" distB="0" distL="0" distR="0" wp14:anchorId="3BBBB73F" wp14:editId="2B71C9EC">
            <wp:extent cx="5943600" cy="847090"/>
            <wp:effectExtent l="0" t="0" r="0" b="0"/>
            <wp:docPr id="5179428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943600" cy="847090"/>
                    </a:xfrm>
                    <a:prstGeom prst="rect">
                      <a:avLst/>
                    </a:prstGeom>
                  </pic:spPr>
                </pic:pic>
              </a:graphicData>
            </a:graphic>
          </wp:inline>
        </w:drawing>
      </w:r>
    </w:p>
    <w:p w14:paraId="0B9EF1FB" w14:textId="77777777" w:rsidR="00765713" w:rsidRPr="00321B65" w:rsidRDefault="00765713" w:rsidP="00765713">
      <w:pPr>
        <w:pStyle w:val="BodyText"/>
        <w:ind w:left="0"/>
        <w:outlineLvl w:val="2"/>
        <w:rPr>
          <w:rFonts w:ascii="Arial" w:hAnsi="Arial" w:cs="Arial"/>
          <w:sz w:val="32"/>
          <w:szCs w:val="32"/>
          <w:lang w:val="en-CA"/>
        </w:rPr>
      </w:pPr>
      <w:bookmarkStart w:id="257" w:name="_Toc161735827"/>
      <w:r w:rsidRPr="00321B65">
        <w:rPr>
          <w:rFonts w:ascii="Arial" w:hAnsi="Arial" w:cs="Arial"/>
          <w:sz w:val="32"/>
          <w:szCs w:val="32"/>
          <w:lang w:val="en-CA"/>
        </w:rPr>
        <w:t>SCR1</w:t>
      </w:r>
      <w:r>
        <w:rPr>
          <w:rFonts w:ascii="Arial" w:hAnsi="Arial" w:cs="Arial"/>
          <w:sz w:val="32"/>
          <w:szCs w:val="32"/>
          <w:lang w:val="en-CA"/>
        </w:rPr>
        <w:t>6</w:t>
      </w:r>
      <w:r w:rsidRPr="00321B65">
        <w:rPr>
          <w:rFonts w:ascii="Arial" w:hAnsi="Arial" w:cs="Arial"/>
          <w:sz w:val="32"/>
          <w:szCs w:val="32"/>
          <w:lang w:val="en-CA"/>
        </w:rPr>
        <w:t xml:space="preserve"> - Capture SAP successful status message, message No &amp; Document Number</w:t>
      </w:r>
      <w:bookmarkEnd w:id="257"/>
    </w:p>
    <w:p w14:paraId="6BB5DD95" w14:textId="77777777" w:rsidR="00765713" w:rsidRDefault="00765713" w:rsidP="00765713">
      <w:pPr>
        <w:pStyle w:val="BodyText"/>
        <w:ind w:left="360"/>
        <w:rPr>
          <w:rFonts w:ascii="Arial" w:hAnsi="Arial" w:cs="Arial"/>
          <w:b/>
          <w:bCs/>
          <w:sz w:val="32"/>
          <w:szCs w:val="32"/>
          <w:lang w:val="en-CA"/>
        </w:rPr>
      </w:pPr>
      <w:r w:rsidRPr="00321B65">
        <w:rPr>
          <w:rFonts w:ascii="Arial" w:hAnsi="Arial" w:cs="Arial"/>
          <w:b/>
          <w:bCs/>
          <w:sz w:val="32"/>
          <w:szCs w:val="32"/>
          <w:lang w:val="en-CA"/>
        </w:rPr>
        <w:t xml:space="preserve"> </w:t>
      </w:r>
      <w:r w:rsidRPr="00054113">
        <w:rPr>
          <w:rFonts w:ascii="Arial" w:hAnsi="Arial" w:cs="Arial"/>
          <w:noProof/>
        </w:rPr>
        <w:drawing>
          <wp:inline distT="0" distB="0" distL="0" distR="0" wp14:anchorId="3B028E32" wp14:editId="6C15F1BF">
            <wp:extent cx="5456555" cy="3714750"/>
            <wp:effectExtent l="0" t="0" r="0" b="0"/>
            <wp:docPr id="1274703945" name="Picture 1"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470849" cy="3724481"/>
                    </a:xfrm>
                    <a:prstGeom prst="rect">
                      <a:avLst/>
                    </a:prstGeom>
                  </pic:spPr>
                </pic:pic>
              </a:graphicData>
            </a:graphic>
          </wp:inline>
        </w:drawing>
      </w:r>
    </w:p>
    <w:p w14:paraId="42A07D69" w14:textId="77777777" w:rsidR="00765713" w:rsidRPr="00321B65" w:rsidRDefault="00765713" w:rsidP="00765713">
      <w:pPr>
        <w:pStyle w:val="BodyText"/>
        <w:ind w:left="0"/>
        <w:outlineLvl w:val="2"/>
        <w:rPr>
          <w:rFonts w:ascii="Arial" w:hAnsi="Arial" w:cs="Arial"/>
          <w:sz w:val="32"/>
          <w:szCs w:val="32"/>
          <w:lang w:val="en-CA"/>
        </w:rPr>
      </w:pPr>
      <w:bookmarkStart w:id="258" w:name="_Toc161735828"/>
      <w:r w:rsidRPr="00321B65">
        <w:rPr>
          <w:rFonts w:ascii="Arial" w:hAnsi="Arial" w:cs="Arial"/>
          <w:sz w:val="32"/>
          <w:szCs w:val="32"/>
          <w:lang w:val="en-CA"/>
        </w:rPr>
        <w:t>SCR1</w:t>
      </w:r>
      <w:r>
        <w:rPr>
          <w:rFonts w:ascii="Arial" w:hAnsi="Arial" w:cs="Arial"/>
          <w:sz w:val="32"/>
          <w:szCs w:val="32"/>
          <w:lang w:val="en-CA"/>
        </w:rPr>
        <w:t>7</w:t>
      </w:r>
      <w:r w:rsidRPr="00321B65">
        <w:rPr>
          <w:rFonts w:ascii="Arial" w:hAnsi="Arial" w:cs="Arial"/>
          <w:sz w:val="32"/>
          <w:szCs w:val="32"/>
          <w:lang w:val="en-CA"/>
        </w:rPr>
        <w:t xml:space="preserve"> - Navigate to FBV3</w:t>
      </w:r>
      <w:bookmarkEnd w:id="258"/>
    </w:p>
    <w:p w14:paraId="21F7EF07" w14:textId="77777777" w:rsidR="00765713" w:rsidRPr="00054113" w:rsidRDefault="00765713" w:rsidP="00765713">
      <w:pPr>
        <w:pStyle w:val="BodyText"/>
        <w:ind w:left="360"/>
        <w:rPr>
          <w:rFonts w:ascii="Arial" w:hAnsi="Arial" w:cs="Arial"/>
        </w:rPr>
      </w:pPr>
      <w:r w:rsidRPr="00054113">
        <w:rPr>
          <w:rFonts w:ascii="Arial" w:hAnsi="Arial" w:cs="Arial"/>
          <w:noProof/>
        </w:rPr>
        <w:drawing>
          <wp:inline distT="0" distB="0" distL="0" distR="0" wp14:anchorId="3F9996C4" wp14:editId="0239B207">
            <wp:extent cx="5400675" cy="933450"/>
            <wp:effectExtent l="76200" t="76200" r="142875" b="133350"/>
            <wp:docPr id="789390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74320" name="Picture 1" descr="A screenshot of a computer&#10;&#10;Description automatically generated"/>
                    <pic:cNvPicPr/>
                  </pic:nvPicPr>
                  <pic:blipFill>
                    <a:blip r:embed="rId45"/>
                    <a:stretch>
                      <a:fillRect/>
                    </a:stretch>
                  </pic:blipFill>
                  <pic:spPr>
                    <a:xfrm>
                      <a:off x="0" y="0"/>
                      <a:ext cx="5400675"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9954F" w14:textId="77777777" w:rsidR="00765713" w:rsidRPr="00321B65" w:rsidRDefault="00765713" w:rsidP="00765713">
      <w:pPr>
        <w:pStyle w:val="BodyText"/>
        <w:ind w:left="0"/>
        <w:outlineLvl w:val="2"/>
        <w:rPr>
          <w:rFonts w:ascii="Arial" w:hAnsi="Arial" w:cs="Arial"/>
          <w:sz w:val="32"/>
          <w:szCs w:val="32"/>
          <w:lang w:val="en-CA"/>
        </w:rPr>
      </w:pPr>
      <w:bookmarkStart w:id="259" w:name="_Toc161735829"/>
      <w:r w:rsidRPr="00321B65">
        <w:rPr>
          <w:rFonts w:ascii="Arial" w:hAnsi="Arial" w:cs="Arial"/>
          <w:sz w:val="32"/>
          <w:szCs w:val="32"/>
          <w:lang w:val="en-CA"/>
        </w:rPr>
        <w:t>SCR1</w:t>
      </w:r>
      <w:r>
        <w:rPr>
          <w:rFonts w:ascii="Arial" w:hAnsi="Arial" w:cs="Arial"/>
          <w:sz w:val="32"/>
          <w:szCs w:val="32"/>
          <w:lang w:val="en-CA"/>
        </w:rPr>
        <w:t>8</w:t>
      </w:r>
      <w:r w:rsidRPr="00321B65">
        <w:rPr>
          <w:rFonts w:ascii="Arial" w:hAnsi="Arial" w:cs="Arial"/>
          <w:sz w:val="32"/>
          <w:szCs w:val="32"/>
          <w:lang w:val="en-CA"/>
        </w:rPr>
        <w:t xml:space="preserve"> – Enter Company Code, </w:t>
      </w:r>
      <w:proofErr w:type="spellStart"/>
      <w:r w:rsidRPr="00321B65">
        <w:rPr>
          <w:rFonts w:ascii="Arial" w:hAnsi="Arial" w:cs="Arial"/>
          <w:sz w:val="32"/>
          <w:szCs w:val="32"/>
          <w:lang w:val="en-CA"/>
        </w:rPr>
        <w:t>Doc.Number</w:t>
      </w:r>
      <w:proofErr w:type="spellEnd"/>
      <w:r w:rsidRPr="00321B65">
        <w:rPr>
          <w:rFonts w:ascii="Arial" w:hAnsi="Arial" w:cs="Arial"/>
          <w:sz w:val="32"/>
          <w:szCs w:val="32"/>
          <w:lang w:val="en-CA"/>
        </w:rPr>
        <w:t xml:space="preserve"> &amp; Fiscal Year in SAP</w:t>
      </w:r>
      <w:bookmarkEnd w:id="259"/>
    </w:p>
    <w:p w14:paraId="75D1BE94" w14:textId="77777777" w:rsidR="00765713" w:rsidRPr="00054113" w:rsidRDefault="00765713" w:rsidP="00765713">
      <w:pPr>
        <w:pStyle w:val="BodyText"/>
        <w:ind w:left="360"/>
        <w:rPr>
          <w:rFonts w:ascii="Arial" w:hAnsi="Arial" w:cs="Arial"/>
        </w:rPr>
      </w:pPr>
      <w:r w:rsidRPr="00054113">
        <w:rPr>
          <w:rFonts w:ascii="Arial" w:hAnsi="Arial" w:cs="Arial"/>
          <w:noProof/>
        </w:rPr>
        <w:lastRenderedPageBreak/>
        <w:drawing>
          <wp:inline distT="0" distB="0" distL="0" distR="0" wp14:anchorId="0A892D87" wp14:editId="4BA44DF6">
            <wp:extent cx="3838575" cy="2047875"/>
            <wp:effectExtent l="76200" t="76200" r="142875" b="142875"/>
            <wp:docPr id="10623624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5318" name="Picture 1" descr="A screenshot of a computer screen&#10;&#10;Description automatically generated"/>
                    <pic:cNvPicPr/>
                  </pic:nvPicPr>
                  <pic:blipFill>
                    <a:blip r:embed="rId46"/>
                    <a:stretch>
                      <a:fillRect/>
                    </a:stretch>
                  </pic:blipFill>
                  <pic:spPr>
                    <a:xfrm>
                      <a:off x="0" y="0"/>
                      <a:ext cx="3838575" cy="204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782E27" w14:textId="6D25F1F6" w:rsidR="00480380" w:rsidRPr="00321B65" w:rsidRDefault="00480380" w:rsidP="00480380">
      <w:pPr>
        <w:pStyle w:val="BodyText"/>
        <w:ind w:left="0"/>
        <w:outlineLvl w:val="1"/>
        <w:rPr>
          <w:rFonts w:ascii="Arial" w:hAnsi="Arial" w:cs="Arial"/>
          <w:sz w:val="32"/>
          <w:szCs w:val="32"/>
          <w:lang w:val="en-CA"/>
        </w:rPr>
      </w:pPr>
      <w:r w:rsidRPr="00321B65">
        <w:rPr>
          <w:rFonts w:ascii="Arial" w:hAnsi="Arial" w:cs="Arial"/>
          <w:sz w:val="32"/>
          <w:szCs w:val="32"/>
          <w:lang w:val="en-CA"/>
        </w:rPr>
        <w:t xml:space="preserve">    </w:t>
      </w:r>
      <w:bookmarkStart w:id="260" w:name="_Toc161735830"/>
      <w:r w:rsidRPr="00321B65">
        <w:rPr>
          <w:rFonts w:ascii="Arial" w:hAnsi="Arial" w:cs="Arial"/>
          <w:sz w:val="32"/>
          <w:szCs w:val="32"/>
          <w:lang w:val="en-CA"/>
        </w:rPr>
        <w:t>SCR1</w:t>
      </w:r>
      <w:r>
        <w:rPr>
          <w:rFonts w:ascii="Arial" w:hAnsi="Arial" w:cs="Arial"/>
          <w:sz w:val="32"/>
          <w:szCs w:val="32"/>
          <w:lang w:val="en-CA"/>
        </w:rPr>
        <w:t>9</w:t>
      </w:r>
      <w:r w:rsidRPr="00321B65">
        <w:rPr>
          <w:rFonts w:ascii="Arial" w:hAnsi="Arial" w:cs="Arial"/>
          <w:sz w:val="32"/>
          <w:szCs w:val="32"/>
          <w:lang w:val="en-CA"/>
        </w:rPr>
        <w:t xml:space="preserve"> – Create Attachment in SAP</w:t>
      </w:r>
      <w:bookmarkEnd w:id="260"/>
    </w:p>
    <w:p w14:paraId="538F6589" w14:textId="77777777" w:rsidR="00480380" w:rsidRPr="00054113" w:rsidRDefault="00480380" w:rsidP="00480380">
      <w:pPr>
        <w:pStyle w:val="BodyText"/>
        <w:ind w:left="360"/>
        <w:rPr>
          <w:rFonts w:ascii="Arial" w:hAnsi="Arial" w:cs="Arial"/>
        </w:rPr>
      </w:pPr>
      <w:r w:rsidRPr="00054113">
        <w:rPr>
          <w:rFonts w:ascii="Arial" w:hAnsi="Arial" w:cs="Arial"/>
          <w:noProof/>
        </w:rPr>
        <w:drawing>
          <wp:inline distT="0" distB="0" distL="0" distR="0" wp14:anchorId="61C54327" wp14:editId="67AE16F1">
            <wp:extent cx="5943600" cy="1637102"/>
            <wp:effectExtent l="76200" t="76200" r="114300" b="115570"/>
            <wp:docPr id="228308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7616" name="Picture 1" descr="A screenshot of a computer&#10;&#10;Description automatically generated"/>
                    <pic:cNvPicPr/>
                  </pic:nvPicPr>
                  <pic:blipFill>
                    <a:blip r:embed="rId47"/>
                    <a:srcRect/>
                    <a:stretch>
                      <a:fillRect/>
                    </a:stretch>
                  </pic:blipFill>
                  <pic:spPr>
                    <a:xfrm>
                      <a:off x="0" y="0"/>
                      <a:ext cx="5943600" cy="1637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370AAB" w14:textId="0D491515" w:rsidR="00480380" w:rsidRPr="00321B65" w:rsidRDefault="00480380" w:rsidP="00480380">
      <w:pPr>
        <w:pStyle w:val="BodyText"/>
        <w:ind w:left="360"/>
        <w:outlineLvl w:val="2"/>
        <w:rPr>
          <w:rFonts w:ascii="Arial" w:hAnsi="Arial" w:cs="Arial"/>
          <w:sz w:val="32"/>
          <w:szCs w:val="32"/>
          <w:lang w:val="en-CA"/>
        </w:rPr>
      </w:pPr>
      <w:bookmarkStart w:id="261" w:name="_Toc161735831"/>
      <w:r w:rsidRPr="00321B65">
        <w:rPr>
          <w:rFonts w:ascii="Arial" w:hAnsi="Arial" w:cs="Arial"/>
          <w:sz w:val="32"/>
          <w:szCs w:val="32"/>
          <w:lang w:val="en-CA"/>
        </w:rPr>
        <w:t>SCR</w:t>
      </w:r>
      <w:r>
        <w:rPr>
          <w:rFonts w:ascii="Arial" w:hAnsi="Arial" w:cs="Arial"/>
          <w:sz w:val="32"/>
          <w:szCs w:val="32"/>
          <w:lang w:val="en-CA"/>
        </w:rPr>
        <w:t>20</w:t>
      </w:r>
      <w:r w:rsidRPr="00321B65">
        <w:rPr>
          <w:rFonts w:ascii="Arial" w:hAnsi="Arial" w:cs="Arial"/>
          <w:sz w:val="32"/>
          <w:szCs w:val="32"/>
          <w:lang w:val="en-CA"/>
        </w:rPr>
        <w:t xml:space="preserve"> – Provide file path and click open to upload to SAP</w:t>
      </w:r>
      <w:bookmarkEnd w:id="261"/>
    </w:p>
    <w:p w14:paraId="3DA10A0D" w14:textId="77777777" w:rsidR="00480380" w:rsidRPr="00054113" w:rsidRDefault="00480380" w:rsidP="00480380">
      <w:pPr>
        <w:pStyle w:val="BodyText"/>
        <w:ind w:left="360"/>
        <w:rPr>
          <w:rFonts w:ascii="Arial" w:hAnsi="Arial" w:cs="Arial"/>
        </w:rPr>
      </w:pPr>
      <w:r w:rsidRPr="00054113">
        <w:rPr>
          <w:rFonts w:ascii="Arial" w:hAnsi="Arial" w:cs="Arial"/>
          <w:noProof/>
        </w:rPr>
        <w:lastRenderedPageBreak/>
        <w:drawing>
          <wp:inline distT="0" distB="0" distL="0" distR="0" wp14:anchorId="1CB30B59" wp14:editId="1BC7091C">
            <wp:extent cx="5943600" cy="3551980"/>
            <wp:effectExtent l="76200" t="76200" r="114300" b="106045"/>
            <wp:docPr id="179000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91163" name="Picture 1" descr="A screenshot of a computer&#10;&#10;Description automatically generated"/>
                    <pic:cNvPicPr/>
                  </pic:nvPicPr>
                  <pic:blipFill>
                    <a:blip r:embed="rId48"/>
                    <a:srcRect/>
                    <a:stretch>
                      <a:fillRect/>
                    </a:stretch>
                  </pic:blipFill>
                  <pic:spPr>
                    <a:xfrm>
                      <a:off x="0" y="0"/>
                      <a:ext cx="5943600" cy="355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0B7CF2" w14:textId="5A0A4239" w:rsidR="00480380" w:rsidRPr="00321B65" w:rsidRDefault="00480380" w:rsidP="00480380">
      <w:pPr>
        <w:pStyle w:val="BodyText"/>
        <w:ind w:left="0"/>
        <w:outlineLvl w:val="2"/>
        <w:rPr>
          <w:rFonts w:ascii="Arial" w:hAnsi="Arial" w:cs="Arial"/>
          <w:sz w:val="32"/>
          <w:szCs w:val="32"/>
          <w:lang w:val="en-CA"/>
        </w:rPr>
      </w:pPr>
      <w:bookmarkStart w:id="262" w:name="_Toc161735832"/>
      <w:r w:rsidRPr="00321B65">
        <w:rPr>
          <w:rFonts w:ascii="Arial" w:hAnsi="Arial" w:cs="Arial"/>
          <w:sz w:val="32"/>
          <w:szCs w:val="32"/>
          <w:lang w:val="en-CA"/>
        </w:rPr>
        <w:t>SCR</w:t>
      </w:r>
      <w:r>
        <w:rPr>
          <w:rFonts w:ascii="Arial" w:hAnsi="Arial" w:cs="Arial"/>
          <w:sz w:val="32"/>
          <w:szCs w:val="32"/>
          <w:lang w:val="en-CA"/>
        </w:rPr>
        <w:t>21</w:t>
      </w:r>
      <w:r w:rsidRPr="00321B65">
        <w:rPr>
          <w:rFonts w:ascii="Arial" w:hAnsi="Arial" w:cs="Arial"/>
          <w:sz w:val="32"/>
          <w:szCs w:val="32"/>
          <w:lang w:val="en-CA"/>
        </w:rPr>
        <w:t xml:space="preserve"> – Capture the file upload status message from the bottom of SAP screen</w:t>
      </w:r>
      <w:bookmarkEnd w:id="262"/>
    </w:p>
    <w:p w14:paraId="194D474F" w14:textId="1FDADCD7" w:rsidR="00016F7D" w:rsidRDefault="00480380" w:rsidP="00016F7D">
      <w:pPr>
        <w:ind w:left="0"/>
        <w:rPr>
          <w:lang w:val="en-CA" w:eastAsia="en-CA"/>
        </w:rPr>
      </w:pPr>
      <w:r w:rsidRPr="00054113">
        <w:rPr>
          <w:rFonts w:ascii="Arial" w:hAnsi="Arial" w:cs="Arial"/>
          <w:noProof/>
        </w:rPr>
        <w:drawing>
          <wp:inline distT="0" distB="0" distL="0" distR="0" wp14:anchorId="2A56E452" wp14:editId="6281EAD0">
            <wp:extent cx="4438650" cy="1247775"/>
            <wp:effectExtent l="76200" t="76200" r="133350" b="142875"/>
            <wp:docPr id="775241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00518" name="Picture 1" descr="A screenshot of a computer&#10;&#10;Description automatically generated"/>
                    <pic:cNvPicPr/>
                  </pic:nvPicPr>
                  <pic:blipFill>
                    <a:blip r:embed="rId49"/>
                    <a:stretch>
                      <a:fillRect/>
                    </a:stretch>
                  </pic:blipFill>
                  <pic:spPr>
                    <a:xfrm>
                      <a:off x="0" y="0"/>
                      <a:ext cx="4438650" cy="124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F4C4FD" w14:textId="77777777" w:rsidR="00CC7CDB" w:rsidRPr="00376743" w:rsidRDefault="00CC7CDB" w:rsidP="00376743">
      <w:pPr>
        <w:ind w:left="0"/>
        <w:rPr>
          <w:lang w:val="en-CA" w:eastAsia="en-CA"/>
        </w:rPr>
      </w:pPr>
    </w:p>
    <w:p w14:paraId="14E772F0" w14:textId="505F8480" w:rsidR="627D5119" w:rsidRPr="00CC7CDB" w:rsidRDefault="627D5119" w:rsidP="00417DCD">
      <w:pPr>
        <w:pStyle w:val="BodyText"/>
        <w:ind w:left="0"/>
        <w:rPr>
          <w:rFonts w:ascii="Arial" w:hAnsi="Arial" w:cs="Arial"/>
        </w:rPr>
      </w:pPr>
    </w:p>
    <w:p w14:paraId="05D71CE3" w14:textId="5B01D529" w:rsidR="00830000" w:rsidRPr="00321B65" w:rsidRDefault="00830000" w:rsidP="003A35EF">
      <w:pPr>
        <w:pStyle w:val="Heading1"/>
        <w:numPr>
          <w:ilvl w:val="0"/>
          <w:numId w:val="10"/>
        </w:numPr>
        <w:rPr>
          <w:rFonts w:ascii="Arial" w:hAnsi="Arial"/>
        </w:rPr>
      </w:pPr>
      <w:bookmarkStart w:id="263" w:name="_Toc161735833"/>
      <w:r w:rsidRPr="00321B65">
        <w:rPr>
          <w:rFonts w:ascii="Arial" w:hAnsi="Arial"/>
        </w:rPr>
        <w:t xml:space="preserve">To Be </w:t>
      </w:r>
      <w:r w:rsidR="00CB01E4" w:rsidRPr="00321B65">
        <w:rPr>
          <w:rFonts w:ascii="Arial" w:hAnsi="Arial"/>
        </w:rPr>
        <w:t>Process Description</w:t>
      </w:r>
      <w:bookmarkEnd w:id="263"/>
    </w:p>
    <w:p w14:paraId="5458D83F" w14:textId="32CFC4F3" w:rsidR="007F6852" w:rsidRDefault="007F6852" w:rsidP="007F6852">
      <w:pPr>
        <w:ind w:left="360"/>
        <w:rPr>
          <w:ins w:id="264" w:author="Somarouthu, Bhargava (HC/SC)" w:date="2024-03-19T10:05:00Z"/>
          <w:rFonts w:ascii="Arial" w:hAnsi="Arial" w:cs="Arial"/>
        </w:rPr>
      </w:pPr>
      <w:r w:rsidRPr="00321B65">
        <w:rPr>
          <w:rFonts w:ascii="Arial" w:hAnsi="Arial" w:cs="Arial"/>
        </w:rPr>
        <w:t xml:space="preserve">This section outlines what the process will look like post-automation. </w:t>
      </w:r>
    </w:p>
    <w:p w14:paraId="3C792471" w14:textId="72FB7111" w:rsidR="00386456" w:rsidRPr="00321B65" w:rsidRDefault="00386456" w:rsidP="007F6852">
      <w:pPr>
        <w:ind w:left="360"/>
        <w:rPr>
          <w:rFonts w:ascii="Arial" w:hAnsi="Arial" w:cs="Arial"/>
        </w:rPr>
      </w:pPr>
      <w:ins w:id="265" w:author="Somarouthu, Bhargava (HC/SC)" w:date="2024-03-19T10:06:00Z">
        <w:r>
          <w:rPr>
            <w:noProof/>
          </w:rPr>
          <w:lastRenderedPageBreak/>
          <w:drawing>
            <wp:inline distT="0" distB="0" distL="0" distR="0" wp14:anchorId="332D9DBA" wp14:editId="3F65D045">
              <wp:extent cx="5943600" cy="3054350"/>
              <wp:effectExtent l="76200" t="76200" r="133350" b="127000"/>
              <wp:docPr id="110066656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66568" name="Picture 1" descr="A screenshot of a diagram&#10;&#10;Description automatically generated"/>
                      <pic:cNvPicPr/>
                    </pic:nvPicPr>
                    <pic:blipFill>
                      <a:blip r:embed="rId50"/>
                      <a:stretch>
                        <a:fillRect/>
                      </a:stretch>
                    </pic:blipFill>
                    <pic:spPr>
                      <a:xfrm>
                        <a:off x="0" y="0"/>
                        <a:ext cx="5943600" cy="305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005C5596" w14:textId="3EC11ED2" w:rsidR="00CC31AE" w:rsidRPr="00321B65" w:rsidRDefault="00E875AE"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66" w:name="_Toc161735834"/>
      <w:r w:rsidRPr="00321B65">
        <w:rPr>
          <w:rFonts w:ascii="Arial" w:eastAsia="Times New Roman" w:hAnsi="Arial" w:cs="Arial"/>
          <w:color w:val="auto"/>
          <w:sz w:val="48"/>
          <w:szCs w:val="48"/>
          <w:lang w:val="en-CA"/>
        </w:rPr>
        <w:t>Applications</w:t>
      </w:r>
      <w:bookmarkEnd w:id="266"/>
    </w:p>
    <w:tbl>
      <w:tblPr>
        <w:tblStyle w:val="GridTable4-Accent4"/>
        <w:tblW w:w="9493" w:type="dxa"/>
        <w:tblLook w:val="04A0" w:firstRow="1" w:lastRow="0" w:firstColumn="1" w:lastColumn="0" w:noHBand="0" w:noVBand="1"/>
      </w:tblPr>
      <w:tblGrid>
        <w:gridCol w:w="1696"/>
        <w:gridCol w:w="1985"/>
        <w:gridCol w:w="1417"/>
        <w:gridCol w:w="2277"/>
        <w:gridCol w:w="2118"/>
      </w:tblGrid>
      <w:tr w:rsidR="006B3972" w:rsidRPr="00054113" w14:paraId="2BFDF9C3" w14:textId="77777777" w:rsidTr="627D5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C081C1" w14:textId="77777777" w:rsidR="006B3972" w:rsidRPr="00321B65" w:rsidRDefault="006B3972" w:rsidP="006B3972">
            <w:pPr>
              <w:spacing w:before="77" w:after="0" w:line="240" w:lineRule="auto"/>
              <w:ind w:left="0"/>
              <w:jc w:val="center"/>
              <w:textAlignment w:val="baseline"/>
              <w:rPr>
                <w:rFonts w:ascii="Arial" w:hAnsi="Arial" w:cs="Arial"/>
                <w:color w:val="auto"/>
                <w:kern w:val="24"/>
                <w:lang w:val="en-CA"/>
              </w:rPr>
            </w:pPr>
            <w:r w:rsidRPr="00321B65">
              <w:rPr>
                <w:rFonts w:ascii="Arial" w:hAnsi="Arial" w:cs="Arial"/>
                <w:color w:val="auto"/>
                <w:kern w:val="24"/>
                <w:lang w:val="en-CA"/>
              </w:rPr>
              <w:t>Application Name</w:t>
            </w:r>
          </w:p>
        </w:tc>
        <w:tc>
          <w:tcPr>
            <w:tcW w:w="1985" w:type="dxa"/>
          </w:tcPr>
          <w:p w14:paraId="783E9EAE" w14:textId="77777777" w:rsidR="006B3972" w:rsidRPr="00321B65" w:rsidRDefault="006B3972" w:rsidP="006B3972">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Short Description</w:t>
            </w:r>
          </w:p>
        </w:tc>
        <w:tc>
          <w:tcPr>
            <w:tcW w:w="1417" w:type="dxa"/>
          </w:tcPr>
          <w:p w14:paraId="155A63B0" w14:textId="77777777" w:rsidR="006B3972" w:rsidRPr="00321B65" w:rsidRDefault="006B3972" w:rsidP="006B3972">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Web-Based / Desktop</w:t>
            </w:r>
          </w:p>
        </w:tc>
        <w:tc>
          <w:tcPr>
            <w:tcW w:w="2277" w:type="dxa"/>
          </w:tcPr>
          <w:p w14:paraId="47AF0EC2" w14:textId="77777777" w:rsidR="006B3972" w:rsidRPr="00321B65" w:rsidRDefault="006B3972" w:rsidP="006B3972">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Usage (pertaining to this automation)</w:t>
            </w:r>
          </w:p>
        </w:tc>
        <w:tc>
          <w:tcPr>
            <w:tcW w:w="2118" w:type="dxa"/>
          </w:tcPr>
          <w:p w14:paraId="21D60EAE" w14:textId="77777777" w:rsidR="006B3972" w:rsidRPr="00321B65" w:rsidRDefault="006B3972" w:rsidP="006B3972">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Comments</w:t>
            </w:r>
          </w:p>
        </w:tc>
      </w:tr>
      <w:tr w:rsidR="006B3972" w:rsidRPr="00054113" w14:paraId="2DCFD15D"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636B6E" w14:textId="7B8EA525" w:rsidR="006B3972" w:rsidRPr="00321B65" w:rsidRDefault="00BA3083" w:rsidP="009D5C35">
            <w:pPr>
              <w:spacing w:before="77" w:after="0" w:line="240" w:lineRule="auto"/>
              <w:ind w:left="0"/>
              <w:textAlignment w:val="baseline"/>
              <w:rPr>
                <w:rFonts w:ascii="Arial" w:hAnsi="Arial" w:cs="Arial"/>
                <w:b w:val="0"/>
                <w:bCs w:val="0"/>
                <w:kern w:val="24"/>
                <w:lang w:val="en-CA"/>
              </w:rPr>
            </w:pPr>
            <w:r w:rsidRPr="00321B65">
              <w:rPr>
                <w:rFonts w:ascii="Arial" w:hAnsi="Arial" w:cs="Arial"/>
                <w:b w:val="0"/>
                <w:bCs w:val="0"/>
                <w:kern w:val="24"/>
                <w:lang w:val="en-CA"/>
              </w:rPr>
              <w:t>SAP</w:t>
            </w:r>
          </w:p>
        </w:tc>
        <w:tc>
          <w:tcPr>
            <w:tcW w:w="1985" w:type="dxa"/>
          </w:tcPr>
          <w:p w14:paraId="061D40A4" w14:textId="7C6CFE62" w:rsidR="006B3972" w:rsidRPr="00321B65" w:rsidRDefault="6AC7E0B4" w:rsidP="009D5C3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lang w:val="en-CA"/>
              </w:rPr>
              <w:t xml:space="preserve">Financial CRM  </w:t>
            </w:r>
          </w:p>
        </w:tc>
        <w:tc>
          <w:tcPr>
            <w:tcW w:w="1417" w:type="dxa"/>
          </w:tcPr>
          <w:p w14:paraId="2B4599B6" w14:textId="20AFCA3C" w:rsidR="006B3972" w:rsidRPr="00321B65" w:rsidRDefault="00BA3083" w:rsidP="009D5C3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kern w:val="24"/>
                <w:lang w:val="en-CA"/>
              </w:rPr>
              <w:t>Desktop</w:t>
            </w:r>
          </w:p>
        </w:tc>
        <w:tc>
          <w:tcPr>
            <w:tcW w:w="2277" w:type="dxa"/>
          </w:tcPr>
          <w:p w14:paraId="2826B58F" w14:textId="55C1AF6F" w:rsidR="006B3972" w:rsidRPr="00321B65" w:rsidRDefault="00BA3083" w:rsidP="009D5C3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kern w:val="24"/>
                <w:lang w:val="en-CA"/>
              </w:rPr>
              <w:t>50</w:t>
            </w:r>
          </w:p>
        </w:tc>
        <w:tc>
          <w:tcPr>
            <w:tcW w:w="2118" w:type="dxa"/>
          </w:tcPr>
          <w:p w14:paraId="700FEBA3" w14:textId="77777777" w:rsidR="006B3972" w:rsidRPr="00321B65" w:rsidRDefault="006B3972" w:rsidP="009D5C3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p>
        </w:tc>
      </w:tr>
      <w:tr w:rsidR="006B3972" w:rsidRPr="00054113" w14:paraId="768BBBCB" w14:textId="77777777" w:rsidTr="627D5119">
        <w:tc>
          <w:tcPr>
            <w:cnfStyle w:val="001000000000" w:firstRow="0" w:lastRow="0" w:firstColumn="1" w:lastColumn="0" w:oddVBand="0" w:evenVBand="0" w:oddHBand="0" w:evenHBand="0" w:firstRowFirstColumn="0" w:firstRowLastColumn="0" w:lastRowFirstColumn="0" w:lastRowLastColumn="0"/>
            <w:tcW w:w="1696" w:type="dxa"/>
          </w:tcPr>
          <w:p w14:paraId="11BEB6CD" w14:textId="6E387B7B" w:rsidR="627D5119" w:rsidRPr="00321B65" w:rsidRDefault="627D5119" w:rsidP="627D5119">
            <w:pPr>
              <w:pStyle w:val="TableText"/>
              <w:spacing w:before="60" w:after="60" w:line="240" w:lineRule="auto"/>
              <w:ind w:left="0"/>
              <w:rPr>
                <w:rFonts w:ascii="Arial" w:eastAsia="Arial" w:hAnsi="Arial" w:cs="Arial"/>
                <w:b w:val="0"/>
                <w:bCs w:val="0"/>
                <w:color w:val="262626" w:themeColor="text1" w:themeTint="D9"/>
              </w:rPr>
            </w:pPr>
            <w:r w:rsidRPr="00321B65">
              <w:rPr>
                <w:rFonts w:ascii="Arial" w:eastAsia="Arial" w:hAnsi="Arial" w:cs="Arial"/>
                <w:b w:val="0"/>
                <w:bCs w:val="0"/>
                <w:color w:val="262626" w:themeColor="text1" w:themeTint="D9"/>
              </w:rPr>
              <w:t>Outlook</w:t>
            </w:r>
          </w:p>
        </w:tc>
        <w:tc>
          <w:tcPr>
            <w:tcW w:w="1985" w:type="dxa"/>
          </w:tcPr>
          <w:p w14:paraId="4E0DC454" w14:textId="2A9D8995" w:rsidR="627D5119" w:rsidRPr="00321B65" w:rsidRDefault="627D5119" w:rsidP="627D5119">
            <w:pPr>
              <w:pStyle w:val="TableText"/>
              <w:spacing w:before="60" w:after="60" w:line="240"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262626" w:themeColor="text1" w:themeTint="D9"/>
              </w:rPr>
            </w:pPr>
            <w:r w:rsidRPr="00321B65">
              <w:rPr>
                <w:rFonts w:ascii="Arial" w:eastAsia="Arial" w:hAnsi="Arial" w:cs="Arial"/>
                <w:color w:val="262626" w:themeColor="text1" w:themeTint="D9"/>
              </w:rPr>
              <w:t>Email platform</w:t>
            </w:r>
          </w:p>
        </w:tc>
        <w:tc>
          <w:tcPr>
            <w:tcW w:w="1417" w:type="dxa"/>
          </w:tcPr>
          <w:p w14:paraId="06F953D1" w14:textId="669B36B2" w:rsidR="627D5119" w:rsidRPr="00321B65" w:rsidRDefault="627D5119" w:rsidP="627D5119">
            <w:pPr>
              <w:pStyle w:val="TableText"/>
              <w:spacing w:before="60" w:after="60" w:line="240"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262626" w:themeColor="text1" w:themeTint="D9"/>
              </w:rPr>
            </w:pPr>
            <w:r w:rsidRPr="00321B65">
              <w:rPr>
                <w:rFonts w:ascii="Arial" w:eastAsia="Arial" w:hAnsi="Arial" w:cs="Arial"/>
                <w:color w:val="262626" w:themeColor="text1" w:themeTint="D9"/>
              </w:rPr>
              <w:t>Desktop</w:t>
            </w:r>
          </w:p>
        </w:tc>
        <w:tc>
          <w:tcPr>
            <w:tcW w:w="2277" w:type="dxa"/>
          </w:tcPr>
          <w:p w14:paraId="3498A66C" w14:textId="53EBCA98" w:rsidR="627D5119" w:rsidRPr="00321B65" w:rsidRDefault="627D5119" w:rsidP="627D5119">
            <w:pPr>
              <w:pStyle w:val="TableText"/>
              <w:spacing w:before="60" w:after="60" w:line="240"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262626" w:themeColor="text1" w:themeTint="D9"/>
              </w:rPr>
            </w:pPr>
            <w:r w:rsidRPr="00321B65">
              <w:rPr>
                <w:rFonts w:ascii="Arial" w:eastAsia="Arial" w:hAnsi="Arial" w:cs="Arial"/>
                <w:color w:val="262626" w:themeColor="text1" w:themeTint="D9"/>
              </w:rPr>
              <w:t xml:space="preserve">RPA will </w:t>
            </w:r>
            <w:r w:rsidR="14840103" w:rsidRPr="00321B65">
              <w:rPr>
                <w:rFonts w:ascii="Arial" w:eastAsia="Arial" w:hAnsi="Arial" w:cs="Arial"/>
                <w:color w:val="262626" w:themeColor="text1" w:themeTint="D9"/>
              </w:rPr>
              <w:t>save the Email object and the attachment</w:t>
            </w:r>
          </w:p>
        </w:tc>
        <w:tc>
          <w:tcPr>
            <w:tcW w:w="2118" w:type="dxa"/>
          </w:tcPr>
          <w:p w14:paraId="2D92DF42" w14:textId="77777777" w:rsidR="006B3972" w:rsidRPr="00321B65" w:rsidRDefault="006B3972" w:rsidP="009D5C35">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kern w:val="24"/>
                <w:lang w:val="en-CA"/>
              </w:rPr>
            </w:pPr>
          </w:p>
        </w:tc>
      </w:tr>
      <w:tr w:rsidR="006B3972" w:rsidRPr="00054113" w14:paraId="54EA39AD" w14:textId="77777777" w:rsidTr="627D5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41E4FF" w14:textId="56D0FDCE" w:rsidR="627D5119" w:rsidRPr="00321B65" w:rsidRDefault="627D5119" w:rsidP="627D5119">
            <w:pPr>
              <w:pStyle w:val="TableText"/>
              <w:spacing w:before="60" w:after="60" w:line="240" w:lineRule="auto"/>
              <w:ind w:left="0"/>
              <w:rPr>
                <w:rFonts w:ascii="Arial" w:eastAsia="Arial" w:hAnsi="Arial" w:cs="Arial"/>
                <w:b w:val="0"/>
                <w:bCs w:val="0"/>
                <w:color w:val="262626" w:themeColor="text1" w:themeTint="D9"/>
              </w:rPr>
            </w:pPr>
            <w:r w:rsidRPr="00321B65">
              <w:rPr>
                <w:rFonts w:ascii="Arial" w:eastAsia="Arial" w:hAnsi="Arial" w:cs="Arial"/>
                <w:b w:val="0"/>
                <w:bCs w:val="0"/>
                <w:color w:val="262626" w:themeColor="text1" w:themeTint="D9"/>
              </w:rPr>
              <w:t>Excel</w:t>
            </w:r>
          </w:p>
        </w:tc>
        <w:tc>
          <w:tcPr>
            <w:tcW w:w="1985" w:type="dxa"/>
          </w:tcPr>
          <w:p w14:paraId="74443DAD" w14:textId="49D3EED2" w:rsidR="627D5119" w:rsidRPr="00321B65" w:rsidRDefault="627D5119" w:rsidP="627D5119">
            <w:pPr>
              <w:spacing w:before="60" w:after="6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262626" w:themeColor="text1" w:themeTint="D9"/>
              </w:rPr>
            </w:pPr>
          </w:p>
        </w:tc>
        <w:tc>
          <w:tcPr>
            <w:tcW w:w="1417" w:type="dxa"/>
          </w:tcPr>
          <w:p w14:paraId="7DDA8A49" w14:textId="25B9EEC7" w:rsidR="627D5119" w:rsidRPr="00321B65" w:rsidRDefault="627D5119" w:rsidP="627D5119">
            <w:pPr>
              <w:pStyle w:val="TableText"/>
              <w:spacing w:before="60" w:after="60" w:line="240" w:lineRule="auto"/>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color w:val="262626" w:themeColor="text1" w:themeTint="D9"/>
              </w:rPr>
            </w:pPr>
            <w:r w:rsidRPr="00321B65">
              <w:rPr>
                <w:rFonts w:ascii="Arial" w:eastAsia="Arial" w:hAnsi="Arial" w:cs="Arial"/>
                <w:color w:val="262626" w:themeColor="text1" w:themeTint="D9"/>
              </w:rPr>
              <w:t>Desktop</w:t>
            </w:r>
          </w:p>
        </w:tc>
        <w:tc>
          <w:tcPr>
            <w:tcW w:w="2277" w:type="dxa"/>
          </w:tcPr>
          <w:p w14:paraId="2EEA7FA8" w14:textId="74C29379" w:rsidR="627D5119" w:rsidRPr="00321B65" w:rsidRDefault="627D5119" w:rsidP="627D5119">
            <w:pPr>
              <w:pStyle w:val="TableText"/>
              <w:spacing w:before="60" w:after="60" w:line="240" w:lineRule="auto"/>
              <w:ind w:left="0"/>
              <w:cnfStyle w:val="000000100000" w:firstRow="0" w:lastRow="0" w:firstColumn="0" w:lastColumn="0" w:oddVBand="0" w:evenVBand="0" w:oddHBand="1" w:evenHBand="0" w:firstRowFirstColumn="0" w:firstRowLastColumn="0" w:lastRowFirstColumn="0" w:lastRowLastColumn="0"/>
              <w:rPr>
                <w:rFonts w:ascii="Arial" w:eastAsia="Arial" w:hAnsi="Arial" w:cs="Arial"/>
                <w:color w:val="262626" w:themeColor="text1" w:themeTint="D9"/>
              </w:rPr>
            </w:pPr>
            <w:r w:rsidRPr="00321B65">
              <w:rPr>
                <w:rFonts w:ascii="Arial" w:eastAsia="Arial" w:hAnsi="Arial" w:cs="Arial"/>
                <w:color w:val="262626" w:themeColor="text1" w:themeTint="D9"/>
              </w:rPr>
              <w:t xml:space="preserve">RPA will </w:t>
            </w:r>
            <w:r w:rsidR="08E19007" w:rsidRPr="00321B65">
              <w:rPr>
                <w:rFonts w:ascii="Arial" w:eastAsia="Arial" w:hAnsi="Arial" w:cs="Arial"/>
                <w:color w:val="262626" w:themeColor="text1" w:themeTint="D9"/>
              </w:rPr>
              <w:t>convert the PDF to Excel</w:t>
            </w:r>
            <w:r w:rsidRPr="00321B65">
              <w:rPr>
                <w:rFonts w:ascii="Arial" w:eastAsia="Arial" w:hAnsi="Arial" w:cs="Arial"/>
                <w:color w:val="262626" w:themeColor="text1" w:themeTint="D9"/>
              </w:rPr>
              <w:t>, and will prepare reports of automation activity</w:t>
            </w:r>
          </w:p>
        </w:tc>
        <w:tc>
          <w:tcPr>
            <w:tcW w:w="2118" w:type="dxa"/>
          </w:tcPr>
          <w:p w14:paraId="6DEDBFF6" w14:textId="77777777" w:rsidR="006B3972" w:rsidRPr="00321B65" w:rsidRDefault="006B3972" w:rsidP="009D5C3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p>
        </w:tc>
      </w:tr>
      <w:tr w:rsidR="627D5119" w:rsidRPr="00054113" w14:paraId="5326D7CA" w14:textId="77777777" w:rsidTr="627D5119">
        <w:trPr>
          <w:trHeight w:val="300"/>
        </w:trPr>
        <w:tc>
          <w:tcPr>
            <w:cnfStyle w:val="001000000000" w:firstRow="0" w:lastRow="0" w:firstColumn="1" w:lastColumn="0" w:oddVBand="0" w:evenVBand="0" w:oddHBand="0" w:evenHBand="0" w:firstRowFirstColumn="0" w:firstRowLastColumn="0" w:lastRowFirstColumn="0" w:lastRowLastColumn="0"/>
            <w:tcW w:w="1696" w:type="dxa"/>
          </w:tcPr>
          <w:p w14:paraId="44A5EF2A" w14:textId="73CA8984" w:rsidR="1DCA54EA" w:rsidRPr="00321B65" w:rsidRDefault="1DCA54EA" w:rsidP="627D5119">
            <w:pPr>
              <w:pStyle w:val="TableText"/>
              <w:spacing w:before="60" w:after="60" w:line="240" w:lineRule="auto"/>
              <w:ind w:left="0"/>
              <w:rPr>
                <w:rFonts w:ascii="Arial" w:eastAsia="Arial" w:hAnsi="Arial" w:cs="Arial"/>
                <w:b w:val="0"/>
                <w:bCs w:val="0"/>
                <w:color w:val="262626" w:themeColor="text1" w:themeTint="D9"/>
              </w:rPr>
            </w:pPr>
            <w:r w:rsidRPr="00321B65">
              <w:rPr>
                <w:rFonts w:ascii="Arial" w:eastAsia="Arial" w:hAnsi="Arial" w:cs="Arial"/>
                <w:b w:val="0"/>
                <w:bCs w:val="0"/>
                <w:color w:val="262626" w:themeColor="text1" w:themeTint="D9"/>
              </w:rPr>
              <w:t xml:space="preserve">CFOB </w:t>
            </w:r>
            <w:r w:rsidR="627D5119" w:rsidRPr="00321B65">
              <w:rPr>
                <w:rFonts w:ascii="Arial" w:eastAsia="Arial" w:hAnsi="Arial" w:cs="Arial"/>
                <w:b w:val="0"/>
                <w:bCs w:val="0"/>
                <w:color w:val="262626" w:themeColor="text1" w:themeTint="D9"/>
              </w:rPr>
              <w:t>shared drive</w:t>
            </w:r>
            <w:r w:rsidR="00380F90" w:rsidRPr="00321B65">
              <w:rPr>
                <w:rFonts w:ascii="Arial" w:eastAsia="Arial" w:hAnsi="Arial" w:cs="Arial"/>
                <w:b w:val="0"/>
                <w:bCs w:val="0"/>
                <w:color w:val="262626" w:themeColor="text1" w:themeTint="D9"/>
              </w:rPr>
              <w:t xml:space="preserve"> - </w:t>
            </w:r>
            <w:proofErr w:type="spellStart"/>
            <w:r w:rsidR="00380F90" w:rsidRPr="00321B65">
              <w:rPr>
                <w:rFonts w:ascii="Arial" w:eastAsia="Arial" w:hAnsi="Arial" w:cs="Arial"/>
                <w:color w:val="00B050"/>
              </w:rPr>
              <w:t>Sharepoint</w:t>
            </w:r>
            <w:proofErr w:type="spellEnd"/>
          </w:p>
        </w:tc>
        <w:tc>
          <w:tcPr>
            <w:tcW w:w="1985" w:type="dxa"/>
          </w:tcPr>
          <w:p w14:paraId="192FB791" w14:textId="77777777" w:rsidR="627D5119" w:rsidRPr="00321B65" w:rsidRDefault="627D5119" w:rsidP="627D5119">
            <w:pPr>
              <w:pStyle w:val="TableText"/>
              <w:spacing w:before="60" w:after="60" w:line="240"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262626" w:themeColor="text1" w:themeTint="D9"/>
              </w:rPr>
            </w:pPr>
            <w:r w:rsidRPr="00321B65">
              <w:rPr>
                <w:rFonts w:ascii="Arial" w:eastAsia="Arial" w:hAnsi="Arial" w:cs="Arial"/>
                <w:color w:val="262626" w:themeColor="text1" w:themeTint="D9"/>
              </w:rPr>
              <w:t>Shared drive</w:t>
            </w:r>
          </w:p>
          <w:p w14:paraId="373425D2" w14:textId="56A1E315" w:rsidR="00380F90" w:rsidRPr="00321B65" w:rsidRDefault="00380F90" w:rsidP="627D5119">
            <w:pPr>
              <w:pStyle w:val="TableText"/>
              <w:spacing w:before="60" w:after="60" w:line="240"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262626" w:themeColor="text1" w:themeTint="D9"/>
              </w:rPr>
            </w:pPr>
            <w:proofErr w:type="spellStart"/>
            <w:r w:rsidRPr="00321B65">
              <w:rPr>
                <w:rFonts w:ascii="Arial" w:eastAsia="Arial" w:hAnsi="Arial" w:cs="Arial"/>
                <w:b/>
                <w:bCs/>
                <w:color w:val="00B050"/>
              </w:rPr>
              <w:t>Sharepoint</w:t>
            </w:r>
            <w:proofErr w:type="spellEnd"/>
          </w:p>
        </w:tc>
        <w:tc>
          <w:tcPr>
            <w:tcW w:w="1417" w:type="dxa"/>
          </w:tcPr>
          <w:p w14:paraId="7AE00186" w14:textId="5B38B917" w:rsidR="627D5119" w:rsidRPr="00321B65" w:rsidRDefault="627D5119" w:rsidP="627D5119">
            <w:pPr>
              <w:pStyle w:val="TableText"/>
              <w:spacing w:before="60" w:after="60" w:line="240"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262626" w:themeColor="text1" w:themeTint="D9"/>
              </w:rPr>
            </w:pPr>
            <w:r w:rsidRPr="00321B65">
              <w:rPr>
                <w:rFonts w:ascii="Arial" w:eastAsia="Arial" w:hAnsi="Arial" w:cs="Arial"/>
                <w:color w:val="262626" w:themeColor="text1" w:themeTint="D9"/>
              </w:rPr>
              <w:t>Desktop</w:t>
            </w:r>
          </w:p>
        </w:tc>
        <w:tc>
          <w:tcPr>
            <w:tcW w:w="2277" w:type="dxa"/>
          </w:tcPr>
          <w:p w14:paraId="17073FD7" w14:textId="37F3D3DC" w:rsidR="627D5119" w:rsidRPr="00321B65" w:rsidRDefault="627D5119" w:rsidP="627D5119">
            <w:pPr>
              <w:pStyle w:val="TableText"/>
              <w:spacing w:before="60" w:after="60" w:line="240" w:lineRule="auto"/>
              <w:ind w:left="0"/>
              <w:cnfStyle w:val="000000000000" w:firstRow="0" w:lastRow="0" w:firstColumn="0" w:lastColumn="0" w:oddVBand="0" w:evenVBand="0" w:oddHBand="0" w:evenHBand="0" w:firstRowFirstColumn="0" w:firstRowLastColumn="0" w:lastRowFirstColumn="0" w:lastRowLastColumn="0"/>
              <w:rPr>
                <w:rFonts w:ascii="Arial" w:eastAsia="Arial" w:hAnsi="Arial" w:cs="Arial"/>
                <w:color w:val="262626" w:themeColor="text1" w:themeTint="D9"/>
              </w:rPr>
            </w:pPr>
            <w:r w:rsidRPr="00321B65">
              <w:rPr>
                <w:rFonts w:ascii="Arial" w:eastAsia="Arial" w:hAnsi="Arial" w:cs="Arial"/>
                <w:color w:val="262626" w:themeColor="text1" w:themeTint="D9"/>
              </w:rPr>
              <w:t>RPA will store copy of</w:t>
            </w:r>
            <w:r w:rsidR="0965C229" w:rsidRPr="00321B65">
              <w:rPr>
                <w:rFonts w:ascii="Arial" w:eastAsia="Arial" w:hAnsi="Arial" w:cs="Arial"/>
                <w:color w:val="262626" w:themeColor="text1" w:themeTint="D9"/>
              </w:rPr>
              <w:t xml:space="preserve"> Bot report </w:t>
            </w:r>
            <w:r w:rsidR="732C53AC" w:rsidRPr="00321B65">
              <w:rPr>
                <w:rFonts w:ascii="Arial" w:eastAsia="Arial" w:hAnsi="Arial" w:cs="Arial"/>
                <w:color w:val="262626" w:themeColor="text1" w:themeTint="D9"/>
              </w:rPr>
              <w:t>and JV</w:t>
            </w:r>
            <w:r w:rsidR="5B13DB04" w:rsidRPr="00321B65">
              <w:rPr>
                <w:rFonts w:ascii="Arial" w:eastAsia="Arial" w:hAnsi="Arial" w:cs="Arial"/>
                <w:color w:val="262626" w:themeColor="text1" w:themeTint="D9"/>
              </w:rPr>
              <w:t xml:space="preserve"> processed</w:t>
            </w:r>
            <w:r w:rsidR="2B71B65E" w:rsidRPr="00321B65">
              <w:rPr>
                <w:rFonts w:ascii="Arial" w:eastAsia="Arial" w:hAnsi="Arial" w:cs="Arial"/>
                <w:color w:val="262626" w:themeColor="text1" w:themeTint="D9"/>
              </w:rPr>
              <w:t xml:space="preserve"> </w:t>
            </w:r>
            <w:r w:rsidR="5B13DB04" w:rsidRPr="00321B65">
              <w:rPr>
                <w:rFonts w:ascii="Arial" w:eastAsia="Arial" w:hAnsi="Arial" w:cs="Arial"/>
                <w:color w:val="262626" w:themeColor="text1" w:themeTint="D9"/>
              </w:rPr>
              <w:t>if needed</w:t>
            </w:r>
          </w:p>
        </w:tc>
        <w:tc>
          <w:tcPr>
            <w:tcW w:w="2118" w:type="dxa"/>
          </w:tcPr>
          <w:p w14:paraId="7FD739F9" w14:textId="2504CE87" w:rsidR="627D5119" w:rsidRPr="00321B65" w:rsidRDefault="627D5119" w:rsidP="627D5119">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lang w:val="en-CA"/>
              </w:rPr>
            </w:pPr>
          </w:p>
        </w:tc>
      </w:tr>
    </w:tbl>
    <w:p w14:paraId="240B1EBF" w14:textId="18E9446A" w:rsidR="00E875AE" w:rsidRPr="00321B65" w:rsidRDefault="00A60E0A"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67" w:name="_Toc161735835"/>
      <w:r w:rsidRPr="00321B65">
        <w:rPr>
          <w:rFonts w:ascii="Arial" w:eastAsia="Times New Roman" w:hAnsi="Arial" w:cs="Arial"/>
          <w:color w:val="auto"/>
          <w:sz w:val="48"/>
          <w:szCs w:val="48"/>
          <w:lang w:val="en-CA"/>
        </w:rPr>
        <w:lastRenderedPageBreak/>
        <w:t>Detailed TO BE Process Map</w:t>
      </w:r>
      <w:bookmarkEnd w:id="267"/>
    </w:p>
    <w:p w14:paraId="27ABA7E0" w14:textId="77777777" w:rsidR="002516EF" w:rsidRPr="00321B65" w:rsidRDefault="002516EF" w:rsidP="002516EF">
      <w:pPr>
        <w:ind w:left="709"/>
        <w:rPr>
          <w:rFonts w:ascii="Arial" w:hAnsi="Arial" w:cs="Arial"/>
        </w:rPr>
      </w:pPr>
      <w:r w:rsidRPr="00321B65">
        <w:rPr>
          <w:rFonts w:ascii="Arial" w:hAnsi="Arial" w:cs="Arial"/>
        </w:rPr>
        <w:t>A detailed process map specifying the automation steps and any hand-offs/manual processing will be outlined here.</w:t>
      </w:r>
    </w:p>
    <w:p w14:paraId="7F53FD7C" w14:textId="77777777" w:rsidR="002516EF" w:rsidRPr="00321B65" w:rsidRDefault="002516EF" w:rsidP="002516EF">
      <w:pPr>
        <w:ind w:left="709"/>
        <w:rPr>
          <w:rFonts w:ascii="Arial" w:hAnsi="Arial" w:cs="Arial"/>
          <w:i/>
          <w:iCs/>
        </w:rPr>
      </w:pPr>
      <w:r w:rsidRPr="00321B65">
        <w:rPr>
          <w:rFonts w:ascii="Arial" w:hAnsi="Arial" w:cs="Arial"/>
          <w:i/>
          <w:iCs/>
        </w:rPr>
        <w:t xml:space="preserve">The process may be separated into sections/modules for better consumption and should be cross-checked with the Solution Architect and Developer. The type of robot (e.g., attended/unattended), where HITL is involved (Action Center/AARI), and when IDP is used (DU/IQ Bot) will also be indicated in the process map. </w:t>
      </w:r>
    </w:p>
    <w:p w14:paraId="54307854" w14:textId="77777777" w:rsidR="002516EF" w:rsidRPr="00321B65" w:rsidRDefault="002516EF" w:rsidP="002516EF">
      <w:pPr>
        <w:ind w:left="709"/>
        <w:rPr>
          <w:rFonts w:ascii="Arial" w:hAnsi="Arial" w:cs="Arial"/>
          <w:i/>
          <w:iCs/>
        </w:rPr>
      </w:pPr>
      <w:r w:rsidRPr="00321B65">
        <w:rPr>
          <w:rFonts w:ascii="Arial" w:hAnsi="Arial" w:cs="Arial"/>
          <w:i/>
          <w:iCs/>
        </w:rPr>
        <w:t>Process steps should be at click level. See Visio template. Screenshots are to be embedded in each step (zip the Visio, pdf version of the file, and screenshots for dev and clients). Add a screenshot(s) of the whole diagram in this section.</w:t>
      </w:r>
    </w:p>
    <w:p w14:paraId="2C80818F" w14:textId="6BF45065" w:rsidR="00104107" w:rsidRPr="00321B65" w:rsidRDefault="00E64386" w:rsidP="00054113">
      <w:pPr>
        <w:ind w:left="0"/>
        <w:rPr>
          <w:rFonts w:ascii="Arial" w:hAnsi="Arial" w:cs="Arial"/>
          <w:i/>
          <w:iCs/>
        </w:rPr>
      </w:pPr>
      <w:commentRangeStart w:id="268"/>
      <w:commentRangeStart w:id="269"/>
      <w:commentRangeEnd w:id="268"/>
      <w:r w:rsidRPr="00054113">
        <w:rPr>
          <w:rStyle w:val="CommentReference"/>
          <w:rFonts w:ascii="Arial" w:hAnsi="Arial" w:cs="Arial"/>
        </w:rPr>
        <w:commentReference w:id="268"/>
      </w:r>
      <w:commentRangeEnd w:id="269"/>
      <w:r w:rsidR="00B41E54">
        <w:rPr>
          <w:rStyle w:val="CommentReference"/>
        </w:rPr>
        <w:commentReference w:id="269"/>
      </w:r>
      <w:commentRangeStart w:id="270"/>
      <w:commentRangeStart w:id="271"/>
      <w:commentRangeEnd w:id="270"/>
      <w:r w:rsidR="00092620" w:rsidRPr="00054113">
        <w:rPr>
          <w:rStyle w:val="CommentReference"/>
          <w:rFonts w:ascii="Arial" w:hAnsi="Arial" w:cs="Arial"/>
        </w:rPr>
        <w:commentReference w:id="270"/>
      </w:r>
      <w:commentRangeEnd w:id="271"/>
      <w:r w:rsidR="00B41E54">
        <w:rPr>
          <w:rStyle w:val="CommentReference"/>
        </w:rPr>
        <w:commentReference w:id="271"/>
      </w:r>
    </w:p>
    <w:p w14:paraId="487B4C80" w14:textId="69C49EDD" w:rsidR="00CC3DDE" w:rsidRPr="00321B65" w:rsidRDefault="00CC3DDE" w:rsidP="002516EF">
      <w:pPr>
        <w:ind w:left="709"/>
        <w:rPr>
          <w:rFonts w:ascii="Arial" w:hAnsi="Arial" w:cs="Arial"/>
          <w:i/>
          <w:iCs/>
        </w:rPr>
      </w:pPr>
    </w:p>
    <w:p w14:paraId="769F9CBA" w14:textId="39F6A965" w:rsidR="00A60E0A" w:rsidRPr="00321B65" w:rsidRDefault="00AA45AE"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72" w:name="_Toc161735836"/>
      <w:r w:rsidRPr="00321B65">
        <w:rPr>
          <w:rFonts w:ascii="Arial" w:eastAsia="Times New Roman" w:hAnsi="Arial" w:cs="Arial"/>
          <w:color w:val="auto"/>
          <w:sz w:val="48"/>
          <w:szCs w:val="48"/>
          <w:lang w:val="en-CA"/>
        </w:rPr>
        <w:t xml:space="preserve">Document Processing Validation </w:t>
      </w:r>
      <w:r w:rsidR="00265AFF" w:rsidRPr="00321B65">
        <w:rPr>
          <w:rFonts w:ascii="Arial" w:eastAsia="Times New Roman" w:hAnsi="Arial" w:cs="Arial"/>
          <w:color w:val="auto"/>
          <w:sz w:val="48"/>
          <w:szCs w:val="48"/>
          <w:lang w:val="en-CA"/>
        </w:rPr>
        <w:t xml:space="preserve">&amp; Calculation Rules for </w:t>
      </w:r>
      <w:r w:rsidR="00481F16" w:rsidRPr="00321B65">
        <w:rPr>
          <w:rFonts w:ascii="Arial" w:eastAsia="Times New Roman" w:hAnsi="Arial" w:cs="Arial"/>
          <w:color w:val="auto"/>
          <w:sz w:val="48"/>
          <w:szCs w:val="48"/>
          <w:lang w:val="en-CA"/>
        </w:rPr>
        <w:t>Fields</w:t>
      </w:r>
      <w:bookmarkEnd w:id="272"/>
    </w:p>
    <w:p w14:paraId="3BCFBF79" w14:textId="77777777" w:rsidR="00E65933" w:rsidRPr="00321B65" w:rsidRDefault="00E65933" w:rsidP="00E65933">
      <w:pPr>
        <w:ind w:left="709"/>
        <w:rPr>
          <w:rFonts w:ascii="Arial" w:hAnsi="Arial" w:cs="Arial"/>
        </w:rPr>
      </w:pPr>
      <w:r w:rsidRPr="00321B65">
        <w:rPr>
          <w:rFonts w:ascii="Arial" w:hAnsi="Arial" w:cs="Arial"/>
        </w:rPr>
        <w:t>This section captures the validations to be performed on document fields.</w:t>
      </w:r>
    </w:p>
    <w:p w14:paraId="2BF14F23" w14:textId="77777777" w:rsidR="00E65933" w:rsidRPr="00321B65" w:rsidRDefault="00E65933" w:rsidP="00E65933">
      <w:pPr>
        <w:ind w:left="709"/>
        <w:rPr>
          <w:rFonts w:ascii="Arial" w:hAnsi="Arial" w:cs="Arial"/>
          <w:i/>
          <w:iCs/>
        </w:rPr>
      </w:pPr>
      <w:r w:rsidRPr="00321B65">
        <w:rPr>
          <w:rFonts w:ascii="Arial" w:hAnsi="Arial" w:cs="Arial"/>
          <w:i/>
          <w:iCs/>
        </w:rPr>
        <w:t xml:space="preserve">This section is for DU/IQ Bot &amp; similar projects where a large number of validations are to be performed on invoices. Remove this section if not using it. </w:t>
      </w:r>
    </w:p>
    <w:p w14:paraId="6375C4CF" w14:textId="77777777" w:rsidR="00E65933" w:rsidRPr="00321B65" w:rsidRDefault="00E65933" w:rsidP="00E65933">
      <w:pPr>
        <w:ind w:left="709"/>
        <w:rPr>
          <w:rFonts w:ascii="Arial" w:hAnsi="Arial" w:cs="Arial"/>
          <w:i/>
          <w:iCs/>
        </w:rPr>
      </w:pPr>
      <w:r w:rsidRPr="00321B65">
        <w:rPr>
          <w:rFonts w:ascii="Arial" w:hAnsi="Arial" w:cs="Arial"/>
          <w:i/>
          <w:iCs/>
        </w:rPr>
        <w:t>Note that these rules are considered business rules (validation rules are operative/behavioral type, and calculations are definitional- computational).</w:t>
      </w:r>
    </w:p>
    <w:p w14:paraId="170F3E04" w14:textId="2AAED781" w:rsidR="004B6CBE" w:rsidRPr="00321B65" w:rsidRDefault="004B6CBE" w:rsidP="376E9050">
      <w:pPr>
        <w:pStyle w:val="Heading2"/>
        <w:keepLines w:val="0"/>
        <w:numPr>
          <w:ilvl w:val="2"/>
          <w:numId w:val="10"/>
        </w:numPr>
        <w:spacing w:before="480" w:after="240" w:line="240" w:lineRule="auto"/>
        <w:rPr>
          <w:rFonts w:ascii="Arial" w:eastAsia="Times New Roman" w:hAnsi="Arial" w:cs="Arial"/>
          <w:color w:val="auto"/>
          <w:sz w:val="40"/>
          <w:szCs w:val="40"/>
          <w:lang w:val="en-CA"/>
        </w:rPr>
      </w:pPr>
      <w:bookmarkStart w:id="273" w:name="_Toc161735837"/>
      <w:r w:rsidRPr="00321B65">
        <w:rPr>
          <w:rFonts w:ascii="Arial" w:eastAsia="Times New Roman" w:hAnsi="Arial" w:cs="Arial"/>
          <w:color w:val="auto"/>
          <w:sz w:val="40"/>
          <w:szCs w:val="40"/>
          <w:lang w:val="en-CA"/>
        </w:rPr>
        <w:t>Validation Rules</w:t>
      </w:r>
      <w:bookmarkEnd w:id="273"/>
    </w:p>
    <w:p w14:paraId="61C8FD05" w14:textId="3ECAEF67" w:rsidR="00A60E0A" w:rsidRPr="00321B65" w:rsidRDefault="004B6CBE" w:rsidP="00B21EA6">
      <w:pPr>
        <w:ind w:left="993"/>
        <w:rPr>
          <w:rFonts w:ascii="Arial" w:hAnsi="Arial" w:cs="Arial"/>
          <w:lang w:val="en-CA"/>
        </w:rPr>
      </w:pPr>
      <w:r w:rsidRPr="00321B65">
        <w:rPr>
          <w:rFonts w:ascii="Arial" w:hAnsi="Arial" w:cs="Arial"/>
        </w:rPr>
        <w:t>This section describes the process at key-stroke level and is an essential part for the communication with the developers</w:t>
      </w:r>
    </w:p>
    <w:tbl>
      <w:tblPr>
        <w:tblStyle w:val="GridTable4-Accent4"/>
        <w:tblW w:w="9909" w:type="dxa"/>
        <w:tblLook w:val="04A0" w:firstRow="1" w:lastRow="0" w:firstColumn="1" w:lastColumn="0" w:noHBand="0" w:noVBand="1"/>
      </w:tblPr>
      <w:tblGrid>
        <w:gridCol w:w="3019"/>
        <w:gridCol w:w="893"/>
        <w:gridCol w:w="3846"/>
        <w:gridCol w:w="2151"/>
      </w:tblGrid>
      <w:tr w:rsidR="009D5C35" w:rsidRPr="00054113" w14:paraId="686D6A12" w14:textId="77777777" w:rsidTr="428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0DDA3E" w14:textId="77777777" w:rsidR="009D5C35" w:rsidRPr="00054113" w:rsidRDefault="3DFA1D38" w:rsidP="42891581">
            <w:pPr>
              <w:spacing w:before="77" w:after="0" w:line="240" w:lineRule="auto"/>
              <w:ind w:left="0"/>
              <w:textAlignment w:val="baseline"/>
              <w:rPr>
                <w:rFonts w:ascii="Arial" w:hAnsi="Arial" w:cs="Arial"/>
                <w:color w:val="000000" w:themeColor="text1"/>
                <w:kern w:val="24"/>
                <w:lang w:val="en-CA"/>
              </w:rPr>
            </w:pPr>
            <w:bookmarkStart w:id="274" w:name="_Hlk161179309"/>
            <w:r w:rsidRPr="00054113">
              <w:rPr>
                <w:rFonts w:ascii="Arial" w:hAnsi="Arial" w:cs="Arial"/>
                <w:color w:val="000000" w:themeColor="text1"/>
                <w:kern w:val="24"/>
                <w:lang w:val="en-CA"/>
              </w:rPr>
              <w:t>Field Name</w:t>
            </w:r>
          </w:p>
        </w:tc>
        <w:tc>
          <w:tcPr>
            <w:tcW w:w="1006" w:type="dxa"/>
          </w:tcPr>
          <w:p w14:paraId="367A4CFF" w14:textId="77777777" w:rsidR="009D5C35" w:rsidRPr="00054113" w:rsidRDefault="3DFA1D38" w:rsidP="42891581">
            <w:pPr>
              <w:spacing w:before="77" w:after="0" w:line="240" w:lineRule="auto"/>
              <w:ind w:left="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kern w:val="24"/>
                <w:lang w:val="en-CA"/>
              </w:rPr>
            </w:pPr>
            <w:r w:rsidRPr="00054113">
              <w:rPr>
                <w:rFonts w:ascii="Arial" w:hAnsi="Arial" w:cs="Arial"/>
                <w:color w:val="000000" w:themeColor="text1"/>
                <w:kern w:val="24"/>
                <w:lang w:val="en-CA"/>
              </w:rPr>
              <w:t>Rule ID</w:t>
            </w:r>
          </w:p>
        </w:tc>
        <w:tc>
          <w:tcPr>
            <w:tcW w:w="4194" w:type="dxa"/>
          </w:tcPr>
          <w:p w14:paraId="0CE8AFA0" w14:textId="77777777" w:rsidR="009D5C35" w:rsidRPr="00054113" w:rsidRDefault="3DFA1D38" w:rsidP="42891581">
            <w:pPr>
              <w:spacing w:before="77" w:after="0" w:line="240" w:lineRule="auto"/>
              <w:ind w:left="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kern w:val="24"/>
                <w:lang w:val="en-CA"/>
              </w:rPr>
            </w:pPr>
            <w:r w:rsidRPr="00054113">
              <w:rPr>
                <w:rFonts w:ascii="Arial" w:hAnsi="Arial" w:cs="Arial"/>
                <w:color w:val="000000" w:themeColor="text1"/>
                <w:kern w:val="24"/>
                <w:lang w:val="en-CA"/>
              </w:rPr>
              <w:t>Validations to be performed</w:t>
            </w:r>
          </w:p>
        </w:tc>
        <w:tc>
          <w:tcPr>
            <w:tcW w:w="2729" w:type="dxa"/>
          </w:tcPr>
          <w:p w14:paraId="55A6508F" w14:textId="77777777" w:rsidR="009D5C35" w:rsidRPr="00054113" w:rsidRDefault="3DFA1D38" w:rsidP="42891581">
            <w:pPr>
              <w:spacing w:before="77" w:after="0" w:line="240" w:lineRule="auto"/>
              <w:ind w:left="0"/>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kern w:val="24"/>
                <w:lang w:val="en-CA"/>
              </w:rPr>
            </w:pPr>
            <w:r w:rsidRPr="00054113">
              <w:rPr>
                <w:rFonts w:ascii="Arial" w:hAnsi="Arial" w:cs="Arial"/>
                <w:color w:val="000000" w:themeColor="text1"/>
                <w:kern w:val="24"/>
                <w:lang w:val="en-CA"/>
              </w:rPr>
              <w:t>Next Steps for Failed Validation</w:t>
            </w:r>
          </w:p>
        </w:tc>
      </w:tr>
      <w:tr w:rsidR="003F7852" w:rsidRPr="00054113" w14:paraId="1545288A" w14:textId="77777777" w:rsidTr="42891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72F803" w14:textId="1F15E667" w:rsidR="003F7852" w:rsidRPr="00054113" w:rsidRDefault="00765854" w:rsidP="42891581">
            <w:pPr>
              <w:spacing w:before="77" w:after="0" w:line="240" w:lineRule="auto"/>
              <w:ind w:left="0"/>
              <w:textAlignment w:val="baseline"/>
              <w:rPr>
                <w:rFonts w:ascii="Arial" w:hAnsi="Arial" w:cs="Arial"/>
                <w:color w:val="000000" w:themeColor="text1"/>
                <w:lang w:val="en-CA"/>
              </w:rPr>
            </w:pPr>
            <w:r w:rsidRPr="00CE0248">
              <w:rPr>
                <w:rFonts w:ascii="Arial" w:hAnsi="Arial" w:cs="Arial"/>
                <w:b w:val="0"/>
                <w:bCs w:val="0"/>
              </w:rPr>
              <w:t>Government Department (OGD) /</w:t>
            </w:r>
            <w:proofErr w:type="spellStart"/>
            <w:r w:rsidRPr="00CE0248">
              <w:rPr>
                <w:rFonts w:ascii="Arial" w:hAnsi="Arial" w:cs="Arial"/>
                <w:b w:val="0"/>
                <w:bCs w:val="0"/>
              </w:rPr>
              <w:t>D'autres</w:t>
            </w:r>
            <w:proofErr w:type="spellEnd"/>
            <w:r w:rsidRPr="00CE0248">
              <w:rPr>
                <w:rFonts w:ascii="Arial" w:hAnsi="Arial" w:cs="Arial"/>
                <w:b w:val="0"/>
                <w:bCs w:val="0"/>
              </w:rPr>
              <w:t xml:space="preserve"> </w:t>
            </w:r>
            <w:proofErr w:type="spellStart"/>
            <w:r w:rsidRPr="00CE0248">
              <w:rPr>
                <w:rFonts w:ascii="Arial" w:hAnsi="Arial" w:cs="Arial"/>
                <w:b w:val="0"/>
                <w:bCs w:val="0"/>
              </w:rPr>
              <w:t>Ministères</w:t>
            </w:r>
            <w:proofErr w:type="spellEnd"/>
            <w:r w:rsidRPr="00CE0248">
              <w:rPr>
                <w:rFonts w:ascii="Arial" w:hAnsi="Arial" w:cs="Arial"/>
                <w:b w:val="0"/>
                <w:bCs w:val="0"/>
              </w:rPr>
              <w:t xml:space="preserve"> RI-AM</w:t>
            </w:r>
          </w:p>
        </w:tc>
        <w:tc>
          <w:tcPr>
            <w:tcW w:w="1006" w:type="dxa"/>
          </w:tcPr>
          <w:p w14:paraId="02A14C48" w14:textId="77777777" w:rsidR="003F7852" w:rsidRPr="00054113" w:rsidRDefault="003F7852" w:rsidP="42891581">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kern w:val="24"/>
                <w:lang w:val="en-CA"/>
              </w:rPr>
            </w:pPr>
          </w:p>
        </w:tc>
        <w:tc>
          <w:tcPr>
            <w:tcW w:w="4194" w:type="dxa"/>
          </w:tcPr>
          <w:p w14:paraId="25823585" w14:textId="1449FB08" w:rsidR="00F03145" w:rsidRPr="00765854" w:rsidRDefault="00F03145" w:rsidP="00F03145">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765854">
              <w:rPr>
                <w:rFonts w:ascii="Arial" w:hAnsi="Arial" w:cs="Arial"/>
                <w:color w:val="000000" w:themeColor="text1"/>
                <w:lang w:val="en-CA"/>
              </w:rPr>
              <w:t>Required field to be added to the JV form</w:t>
            </w:r>
            <w:r w:rsidR="00531F71" w:rsidRPr="00765854">
              <w:rPr>
                <w:rFonts w:ascii="Arial" w:hAnsi="Arial" w:cs="Arial"/>
                <w:color w:val="000000" w:themeColor="text1"/>
                <w:lang w:val="en-CA"/>
              </w:rPr>
              <w:t xml:space="preserve"> – </w:t>
            </w:r>
            <w:commentRangeStart w:id="275"/>
            <w:commentRangeStart w:id="276"/>
            <w:r w:rsidR="00531F71" w:rsidRPr="00765854">
              <w:rPr>
                <w:rFonts w:ascii="Arial" w:hAnsi="Arial" w:cs="Arial"/>
                <w:color w:val="000000" w:themeColor="text1"/>
                <w:lang w:val="en-CA"/>
              </w:rPr>
              <w:t>client needs to check off one or the other</w:t>
            </w:r>
            <w:commentRangeEnd w:id="275"/>
            <w:r w:rsidR="00B76957" w:rsidRPr="00765854">
              <w:rPr>
                <w:rStyle w:val="CommentReference"/>
                <w:rFonts w:ascii="Arial" w:hAnsi="Arial" w:cs="Arial"/>
                <w:sz w:val="24"/>
                <w:szCs w:val="24"/>
              </w:rPr>
              <w:commentReference w:id="275"/>
            </w:r>
            <w:commentRangeEnd w:id="276"/>
            <w:r w:rsidR="00765854">
              <w:rPr>
                <w:rStyle w:val="CommentReference"/>
              </w:rPr>
              <w:commentReference w:id="276"/>
            </w:r>
            <w:r w:rsidR="00234E38" w:rsidRPr="00765854">
              <w:rPr>
                <w:rFonts w:ascii="Arial" w:hAnsi="Arial" w:cs="Arial"/>
                <w:color w:val="000000" w:themeColor="text1"/>
                <w:lang w:val="en-CA"/>
              </w:rPr>
              <w:t xml:space="preserve">. </w:t>
            </w:r>
            <w:commentRangeStart w:id="277"/>
            <w:commentRangeStart w:id="278"/>
            <w:r w:rsidR="00234E38" w:rsidRPr="00765854">
              <w:rPr>
                <w:rFonts w:ascii="Arial" w:hAnsi="Arial" w:cs="Arial"/>
                <w:color w:val="000000" w:themeColor="text1"/>
                <w:lang w:val="en-CA"/>
              </w:rPr>
              <w:t xml:space="preserve">This selection will tell the bot to choose JV type </w:t>
            </w:r>
            <w:r w:rsidR="00234E38" w:rsidRPr="00765854">
              <w:rPr>
                <w:rFonts w:ascii="Arial" w:hAnsi="Arial" w:cs="Arial"/>
                <w:color w:val="000000" w:themeColor="text1"/>
                <w:lang w:val="en-CA"/>
              </w:rPr>
              <w:lastRenderedPageBreak/>
              <w:t>SI</w:t>
            </w:r>
            <w:r w:rsidR="00C65BE7" w:rsidRPr="00765854">
              <w:rPr>
                <w:rFonts w:ascii="Arial" w:hAnsi="Arial" w:cs="Arial"/>
                <w:color w:val="000000" w:themeColor="text1"/>
                <w:lang w:val="en-CA"/>
              </w:rPr>
              <w:t xml:space="preserve"> (OGD check off)</w:t>
            </w:r>
            <w:r w:rsidR="00234E38" w:rsidRPr="00765854">
              <w:rPr>
                <w:rFonts w:ascii="Arial" w:hAnsi="Arial" w:cs="Arial"/>
                <w:color w:val="000000" w:themeColor="text1"/>
                <w:lang w:val="en-CA"/>
              </w:rPr>
              <w:t xml:space="preserve"> </w:t>
            </w:r>
            <w:commentRangeEnd w:id="277"/>
            <w:r w:rsidR="00AE4C31" w:rsidRPr="00765854">
              <w:rPr>
                <w:rStyle w:val="CommentReference"/>
                <w:rFonts w:ascii="Arial" w:hAnsi="Arial" w:cs="Arial"/>
                <w:sz w:val="24"/>
                <w:szCs w:val="24"/>
              </w:rPr>
              <w:commentReference w:id="277"/>
            </w:r>
            <w:commentRangeEnd w:id="278"/>
            <w:r w:rsidR="00765854">
              <w:rPr>
                <w:rStyle w:val="CommentReference"/>
              </w:rPr>
              <w:commentReference w:id="278"/>
            </w:r>
            <w:r w:rsidR="00234E38" w:rsidRPr="00765854">
              <w:rPr>
                <w:rFonts w:ascii="Arial" w:hAnsi="Arial" w:cs="Arial"/>
                <w:color w:val="000000" w:themeColor="text1"/>
                <w:lang w:val="en-CA"/>
              </w:rPr>
              <w:t>or SA</w:t>
            </w:r>
            <w:r w:rsidR="00C65BE7" w:rsidRPr="00765854">
              <w:rPr>
                <w:rFonts w:ascii="Arial" w:hAnsi="Arial" w:cs="Arial"/>
                <w:color w:val="000000" w:themeColor="text1"/>
                <w:lang w:val="en-CA"/>
              </w:rPr>
              <w:t xml:space="preserve"> (external vendor)</w:t>
            </w:r>
            <w:r w:rsidR="00234E38" w:rsidRPr="00765854">
              <w:rPr>
                <w:rFonts w:ascii="Arial" w:hAnsi="Arial" w:cs="Arial"/>
                <w:color w:val="000000" w:themeColor="text1"/>
                <w:lang w:val="en-CA"/>
              </w:rPr>
              <w:t>. Further discussion to be had.</w:t>
            </w:r>
          </w:p>
          <w:p w14:paraId="00F81AAF" w14:textId="77777777" w:rsidR="003F7852" w:rsidRPr="00765854" w:rsidRDefault="003F7852" w:rsidP="009B597B">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kern w:val="24"/>
                <w:lang w:val="en-CA"/>
              </w:rPr>
            </w:pPr>
          </w:p>
        </w:tc>
        <w:tc>
          <w:tcPr>
            <w:tcW w:w="2729" w:type="dxa"/>
          </w:tcPr>
          <w:p w14:paraId="07AF17C3" w14:textId="5E0A6FB9" w:rsidR="00765854" w:rsidRPr="00054113" w:rsidRDefault="00765854" w:rsidP="00765854">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p>
          <w:p w14:paraId="49246BB7" w14:textId="77777777" w:rsidR="003F7852" w:rsidRPr="00054113" w:rsidRDefault="003F7852" w:rsidP="42891581">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p>
        </w:tc>
      </w:tr>
      <w:tr w:rsidR="00C65BE7" w:rsidRPr="00054113" w14:paraId="644E38CA" w14:textId="77777777" w:rsidTr="42891581">
        <w:tc>
          <w:tcPr>
            <w:cnfStyle w:val="001000000000" w:firstRow="0" w:lastRow="0" w:firstColumn="1" w:lastColumn="0" w:oddVBand="0" w:evenVBand="0" w:oddHBand="0" w:evenHBand="0" w:firstRowFirstColumn="0" w:firstRowLastColumn="0" w:lastRowFirstColumn="0" w:lastRowLastColumn="0"/>
            <w:tcW w:w="1980" w:type="dxa"/>
          </w:tcPr>
          <w:p w14:paraId="60EB2BC0" w14:textId="0395C590" w:rsidR="00C65BE7" w:rsidRPr="00054113" w:rsidRDefault="00765854" w:rsidP="42891581">
            <w:pPr>
              <w:spacing w:before="77" w:after="0" w:line="240" w:lineRule="auto"/>
              <w:ind w:left="0"/>
              <w:textAlignment w:val="baseline"/>
              <w:rPr>
                <w:rFonts w:ascii="Arial" w:hAnsi="Arial" w:cs="Arial"/>
                <w:color w:val="000000" w:themeColor="text1"/>
                <w:lang w:val="en-CA"/>
              </w:rPr>
            </w:pPr>
            <w:r w:rsidRPr="00FB2ABD">
              <w:rPr>
                <w:rFonts w:ascii="Arial" w:hAnsi="Arial" w:cs="Arial"/>
                <w:b w:val="0"/>
                <w:bCs w:val="0"/>
              </w:rPr>
              <w:t>Trading Partner/Code AM</w:t>
            </w:r>
          </w:p>
        </w:tc>
        <w:tc>
          <w:tcPr>
            <w:tcW w:w="1006" w:type="dxa"/>
          </w:tcPr>
          <w:p w14:paraId="38FA4316" w14:textId="77777777" w:rsidR="00C65BE7" w:rsidRPr="00054113" w:rsidRDefault="00C65BE7" w:rsidP="42891581">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24"/>
                <w:lang w:val="en-CA"/>
              </w:rPr>
            </w:pPr>
          </w:p>
        </w:tc>
        <w:tc>
          <w:tcPr>
            <w:tcW w:w="4194" w:type="dxa"/>
          </w:tcPr>
          <w:p w14:paraId="73EC70C4" w14:textId="14ADB816" w:rsidR="00C65BE7" w:rsidRPr="00765854" w:rsidRDefault="00C65BE7" w:rsidP="42891581">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24"/>
                <w:lang w:val="en-CA"/>
              </w:rPr>
            </w:pPr>
            <w:commentRangeStart w:id="279"/>
            <w:commentRangeStart w:id="280"/>
            <w:r w:rsidRPr="00765854">
              <w:rPr>
                <w:rFonts w:ascii="Arial" w:hAnsi="Arial" w:cs="Arial"/>
                <w:color w:val="000000" w:themeColor="text1"/>
                <w:kern w:val="24"/>
                <w:lang w:val="en-CA"/>
              </w:rPr>
              <w:t>Required if OGD box is selected</w:t>
            </w:r>
            <w:commentRangeEnd w:id="279"/>
            <w:r w:rsidR="005E6E1C" w:rsidRPr="00765854">
              <w:rPr>
                <w:rStyle w:val="CommentReference"/>
                <w:rFonts w:ascii="Arial" w:hAnsi="Arial" w:cs="Arial"/>
                <w:sz w:val="24"/>
                <w:szCs w:val="24"/>
              </w:rPr>
              <w:commentReference w:id="279"/>
            </w:r>
            <w:commentRangeEnd w:id="280"/>
            <w:r w:rsidR="00765854">
              <w:rPr>
                <w:rStyle w:val="CommentReference"/>
              </w:rPr>
              <w:commentReference w:id="280"/>
            </w:r>
            <w:r w:rsidR="00DD243D" w:rsidRPr="00765854">
              <w:rPr>
                <w:rFonts w:ascii="Arial" w:hAnsi="Arial" w:cs="Arial"/>
                <w:color w:val="000000" w:themeColor="text1"/>
                <w:kern w:val="24"/>
                <w:lang w:val="en-CA"/>
              </w:rPr>
              <w:t xml:space="preserve"> </w:t>
            </w:r>
            <w:proofErr w:type="spellStart"/>
            <w:r w:rsidR="00DD243D" w:rsidRPr="00765854">
              <w:rPr>
                <w:rFonts w:ascii="Arial" w:hAnsi="Arial" w:cs="Arial"/>
                <w:color w:val="000000" w:themeColor="text1"/>
                <w:kern w:val="24"/>
                <w:lang w:val="en-CA"/>
              </w:rPr>
              <w:t>i</w:t>
            </w:r>
            <w:proofErr w:type="spellEnd"/>
            <w:r w:rsidR="00DD243D" w:rsidRPr="00765854">
              <w:rPr>
                <w:rStyle w:val="cf01"/>
                <w:rFonts w:ascii="Arial" w:hAnsi="Arial" w:cs="Arial"/>
                <w:sz w:val="24"/>
                <w:szCs w:val="24"/>
              </w:rPr>
              <w:t xml:space="preserve">f OGD box is selected but no trading partner is entered, default to 001,  </w:t>
            </w:r>
          </w:p>
        </w:tc>
        <w:tc>
          <w:tcPr>
            <w:tcW w:w="2729" w:type="dxa"/>
          </w:tcPr>
          <w:p w14:paraId="50AEFDDF" w14:textId="77777777" w:rsidR="00C65BE7" w:rsidRPr="00054113" w:rsidRDefault="00C65BE7" w:rsidP="42891581">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tc>
      </w:tr>
      <w:tr w:rsidR="009D5C35" w:rsidRPr="00054113" w14:paraId="4DD2582F" w14:textId="77777777" w:rsidTr="42891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8B1280" w14:textId="12FF37A7" w:rsidR="009D5C35" w:rsidRPr="00054113" w:rsidRDefault="00765854" w:rsidP="42891581">
            <w:pPr>
              <w:spacing w:before="77" w:after="0" w:line="240" w:lineRule="auto"/>
              <w:ind w:left="0"/>
              <w:textAlignment w:val="baseline"/>
              <w:rPr>
                <w:rFonts w:ascii="Arial" w:hAnsi="Arial" w:cs="Arial"/>
                <w:b w:val="0"/>
                <w:bCs w:val="0"/>
                <w:color w:val="000000" w:themeColor="text1"/>
                <w:kern w:val="24"/>
                <w:lang w:val="en-CA"/>
              </w:rPr>
            </w:pPr>
            <w:r w:rsidRPr="00CE0248">
              <w:rPr>
                <w:rFonts w:ascii="Arial" w:hAnsi="Arial" w:cs="Arial"/>
                <w:b w:val="0"/>
                <w:bCs w:val="0"/>
                <w:color w:val="000000" w:themeColor="text1"/>
                <w:lang w:val="en-CA"/>
              </w:rPr>
              <w:t>Reason Row/Motif</w:t>
            </w:r>
            <w:r w:rsidRPr="005C691B">
              <w:rPr>
                <w:rFonts w:ascii="Arial" w:hAnsi="Arial" w:cs="Arial"/>
                <w:color w:val="000000" w:themeColor="text1"/>
                <w:lang w:val="en-CA"/>
              </w:rPr>
              <w:t xml:space="preserve"> </w:t>
            </w:r>
            <w:r w:rsidR="30B3D649" w:rsidRPr="00054113">
              <w:rPr>
                <w:rFonts w:ascii="Arial" w:hAnsi="Arial" w:cs="Arial"/>
                <w:b w:val="0"/>
                <w:bCs w:val="0"/>
                <w:color w:val="000000" w:themeColor="text1"/>
                <w:lang w:val="en-CA"/>
              </w:rPr>
              <w:t>in JV form</w:t>
            </w:r>
          </w:p>
        </w:tc>
        <w:tc>
          <w:tcPr>
            <w:tcW w:w="1006" w:type="dxa"/>
          </w:tcPr>
          <w:p w14:paraId="1A5189CD" w14:textId="77777777" w:rsidR="009D5C35" w:rsidRPr="00054113" w:rsidRDefault="3DFA1D38" w:rsidP="42891581">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kern w:val="24"/>
                <w:lang w:val="en-CA"/>
              </w:rPr>
            </w:pPr>
            <w:r w:rsidRPr="00054113">
              <w:rPr>
                <w:rFonts w:ascii="Arial" w:hAnsi="Arial" w:cs="Arial"/>
                <w:color w:val="000000" w:themeColor="text1"/>
                <w:kern w:val="24"/>
                <w:lang w:val="en-CA"/>
              </w:rPr>
              <w:t>VR-1</w:t>
            </w:r>
          </w:p>
        </w:tc>
        <w:tc>
          <w:tcPr>
            <w:tcW w:w="4194" w:type="dxa"/>
          </w:tcPr>
          <w:p w14:paraId="45203405" w14:textId="0D8E539E" w:rsidR="00003D7E" w:rsidRPr="00054113" w:rsidRDefault="00003D7E" w:rsidP="42891581">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kern w:val="24"/>
                <w:lang w:val="en-CA"/>
              </w:rPr>
            </w:pPr>
            <w:r w:rsidRPr="00054113">
              <w:rPr>
                <w:rFonts w:ascii="Arial" w:hAnsi="Arial" w:cs="Arial"/>
                <w:color w:val="000000" w:themeColor="text1"/>
                <w:kern w:val="24"/>
                <w:highlight w:val="yellow"/>
                <w:lang w:val="en-CA"/>
              </w:rPr>
              <w:t>Optional</w:t>
            </w:r>
            <w:r w:rsidR="00913AB8" w:rsidRPr="00054113">
              <w:rPr>
                <w:rFonts w:ascii="Arial" w:hAnsi="Arial" w:cs="Arial"/>
                <w:color w:val="000000" w:themeColor="text1"/>
                <w:kern w:val="24"/>
                <w:highlight w:val="yellow"/>
                <w:lang w:val="en-CA"/>
              </w:rPr>
              <w:t xml:space="preserve"> field</w:t>
            </w:r>
          </w:p>
        </w:tc>
        <w:tc>
          <w:tcPr>
            <w:tcW w:w="2729" w:type="dxa"/>
          </w:tcPr>
          <w:p w14:paraId="7F7886A5" w14:textId="2CFE590B" w:rsidR="009D5C35" w:rsidRPr="00054113" w:rsidRDefault="009D5C35" w:rsidP="42891581">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kern w:val="24"/>
                <w:lang w:val="en-CA"/>
              </w:rPr>
            </w:pPr>
          </w:p>
        </w:tc>
      </w:tr>
      <w:tr w:rsidR="009D5C35" w:rsidRPr="00054113" w14:paraId="68083288" w14:textId="77777777" w:rsidTr="42891581">
        <w:tc>
          <w:tcPr>
            <w:cnfStyle w:val="001000000000" w:firstRow="0" w:lastRow="0" w:firstColumn="1" w:lastColumn="0" w:oddVBand="0" w:evenVBand="0" w:oddHBand="0" w:evenHBand="0" w:firstRowFirstColumn="0" w:firstRowLastColumn="0" w:lastRowFirstColumn="0" w:lastRowLastColumn="0"/>
            <w:tcW w:w="1980" w:type="dxa"/>
          </w:tcPr>
          <w:p w14:paraId="198DE0D0" w14:textId="15FF6B9F" w:rsidR="009D5C35" w:rsidRPr="00054113" w:rsidRDefault="00765854" w:rsidP="42891581">
            <w:pPr>
              <w:spacing w:before="77" w:after="0" w:line="240" w:lineRule="auto"/>
              <w:ind w:left="0"/>
              <w:textAlignment w:val="baseline"/>
              <w:rPr>
                <w:rFonts w:ascii="Arial" w:hAnsi="Arial" w:cs="Arial"/>
                <w:b w:val="0"/>
                <w:bCs w:val="0"/>
                <w:color w:val="000000" w:themeColor="text1"/>
                <w:kern w:val="24"/>
                <w:lang w:val="en-CA"/>
              </w:rPr>
            </w:pPr>
            <w:r w:rsidRPr="00FB2ABD">
              <w:rPr>
                <w:rFonts w:ascii="Arial" w:hAnsi="Arial" w:cs="Arial"/>
                <w:b w:val="0"/>
                <w:bCs w:val="0"/>
                <w:lang w:val="en-CA"/>
              </w:rPr>
              <w:t>GL Account</w:t>
            </w:r>
            <w:r>
              <w:rPr>
                <w:rFonts w:ascii="Arial" w:hAnsi="Arial" w:cs="Arial"/>
                <w:b w:val="0"/>
                <w:bCs w:val="0"/>
                <w:lang w:val="en-CA"/>
              </w:rPr>
              <w:t>/</w:t>
            </w:r>
            <w:proofErr w:type="spellStart"/>
            <w:r w:rsidRPr="00FB2ABD">
              <w:rPr>
                <w:rFonts w:ascii="Arial" w:hAnsi="Arial" w:cs="Arial"/>
                <w:b w:val="0"/>
                <w:bCs w:val="0"/>
                <w:lang w:val="en-CA"/>
              </w:rPr>
              <w:t>Comptedu</w:t>
            </w:r>
            <w:proofErr w:type="spellEnd"/>
            <w:r w:rsidRPr="00FB2ABD">
              <w:rPr>
                <w:rFonts w:ascii="Arial" w:hAnsi="Arial" w:cs="Arial"/>
                <w:b w:val="0"/>
                <w:bCs w:val="0"/>
                <w:lang w:val="en-CA"/>
              </w:rPr>
              <w:t xml:space="preserve"> GLG</w:t>
            </w:r>
            <w:r w:rsidRPr="00054113">
              <w:rPr>
                <w:rFonts w:ascii="Arial" w:hAnsi="Arial" w:cs="Arial"/>
                <w:b w:val="0"/>
                <w:bCs w:val="0"/>
                <w:color w:val="000000" w:themeColor="text1"/>
                <w:lang w:val="en-CA"/>
              </w:rPr>
              <w:t xml:space="preserve"> </w:t>
            </w:r>
            <w:r w:rsidR="46A99AC1" w:rsidRPr="00054113">
              <w:rPr>
                <w:rFonts w:ascii="Arial" w:hAnsi="Arial" w:cs="Arial"/>
                <w:b w:val="0"/>
                <w:bCs w:val="0"/>
                <w:color w:val="000000" w:themeColor="text1"/>
                <w:lang w:val="en-CA"/>
              </w:rPr>
              <w:t>in JV form</w:t>
            </w:r>
          </w:p>
        </w:tc>
        <w:tc>
          <w:tcPr>
            <w:tcW w:w="1006" w:type="dxa"/>
          </w:tcPr>
          <w:p w14:paraId="72F647F4" w14:textId="77777777" w:rsidR="009D5C35" w:rsidRPr="00054113" w:rsidRDefault="3DFA1D38" w:rsidP="42891581">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24"/>
                <w:lang w:val="en-CA"/>
              </w:rPr>
            </w:pPr>
            <w:r w:rsidRPr="00054113">
              <w:rPr>
                <w:rFonts w:ascii="Arial" w:hAnsi="Arial" w:cs="Arial"/>
                <w:color w:val="000000" w:themeColor="text1"/>
                <w:kern w:val="24"/>
                <w:lang w:val="en-CA"/>
              </w:rPr>
              <w:t>VR-2</w:t>
            </w:r>
          </w:p>
        </w:tc>
        <w:tc>
          <w:tcPr>
            <w:tcW w:w="4194" w:type="dxa"/>
          </w:tcPr>
          <w:p w14:paraId="448C2616" w14:textId="38EBEAF9" w:rsidR="7AD4973A" w:rsidRPr="00054113" w:rsidRDefault="7AD4973A" w:rsidP="42891581">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 xml:space="preserve">Must not be Blank in Credit/Debit Tables </w:t>
            </w:r>
          </w:p>
          <w:p w14:paraId="10237089" w14:textId="5D2276ED" w:rsidR="42891581" w:rsidRPr="00054113" w:rsidRDefault="00AE7343" w:rsidP="42891581">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Required field</w:t>
            </w:r>
            <w:r w:rsidR="007E6629" w:rsidRPr="00054113">
              <w:rPr>
                <w:rFonts w:ascii="Arial" w:hAnsi="Arial" w:cs="Arial"/>
                <w:color w:val="000000" w:themeColor="text1"/>
                <w:lang w:val="en-CA"/>
              </w:rPr>
              <w:t xml:space="preserve"> </w:t>
            </w:r>
            <w:r w:rsidR="002300DD" w:rsidRPr="00054113">
              <w:rPr>
                <w:rFonts w:ascii="Arial" w:hAnsi="Arial" w:cs="Arial"/>
                <w:color w:val="000000" w:themeColor="text1"/>
                <w:lang w:val="en-CA"/>
              </w:rPr>
              <w:t>–</w:t>
            </w:r>
            <w:r w:rsidR="007E6629" w:rsidRPr="00054113">
              <w:rPr>
                <w:rFonts w:ascii="Arial" w:hAnsi="Arial" w:cs="Arial"/>
                <w:color w:val="000000" w:themeColor="text1"/>
                <w:lang w:val="en-CA"/>
              </w:rPr>
              <w:t xml:space="preserve"> </w:t>
            </w:r>
            <w:r w:rsidR="002300DD" w:rsidRPr="00054113">
              <w:rPr>
                <w:rFonts w:ascii="Arial" w:hAnsi="Arial" w:cs="Arial"/>
                <w:color w:val="000000" w:themeColor="text1"/>
                <w:lang w:val="en-CA"/>
              </w:rPr>
              <w:t xml:space="preserve">5 digits </w:t>
            </w:r>
          </w:p>
          <w:p w14:paraId="62E7A6CA" w14:textId="77777777" w:rsidR="009D5C35" w:rsidRPr="00054113" w:rsidRDefault="009D5C35" w:rsidP="42891581">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24"/>
                <w:lang w:val="en-CA"/>
              </w:rPr>
            </w:pPr>
          </w:p>
        </w:tc>
        <w:tc>
          <w:tcPr>
            <w:tcW w:w="2729" w:type="dxa"/>
          </w:tcPr>
          <w:p w14:paraId="46859636" w14:textId="2721AAFA" w:rsidR="009D5C35" w:rsidRPr="00054113" w:rsidRDefault="7AD4973A" w:rsidP="42891581">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Throw a business Exception</w:t>
            </w:r>
          </w:p>
          <w:p w14:paraId="6BF66EDE" w14:textId="2556BC81" w:rsidR="009D5C35" w:rsidRPr="00054113" w:rsidRDefault="009D5C35" w:rsidP="42891581">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24"/>
                <w:lang w:val="en-CA"/>
              </w:rPr>
            </w:pPr>
          </w:p>
        </w:tc>
      </w:tr>
      <w:tr w:rsidR="009D5C35" w:rsidRPr="00054113" w14:paraId="2E0A6615" w14:textId="77777777" w:rsidTr="42891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877D3A" w14:textId="0ED88EA5" w:rsidR="009D5C35" w:rsidRPr="00054113" w:rsidRDefault="00765854" w:rsidP="42891581">
            <w:pPr>
              <w:spacing w:before="77" w:after="0" w:line="240" w:lineRule="auto"/>
              <w:ind w:left="0"/>
              <w:rPr>
                <w:rFonts w:ascii="Arial" w:hAnsi="Arial" w:cs="Arial"/>
                <w:b w:val="0"/>
                <w:bCs w:val="0"/>
                <w:color w:val="000000" w:themeColor="text1"/>
                <w:lang w:val="en-CA"/>
              </w:rPr>
            </w:pPr>
            <w:r w:rsidRPr="00FB2ABD">
              <w:rPr>
                <w:rFonts w:ascii="Arial" w:hAnsi="Arial" w:cs="Arial"/>
                <w:b w:val="0"/>
                <w:bCs w:val="0"/>
                <w:color w:val="000000" w:themeColor="text1"/>
                <w:lang w:val="en-CA"/>
              </w:rPr>
              <w:t>Amount without ta</w:t>
            </w:r>
            <w:r>
              <w:rPr>
                <w:rFonts w:ascii="Arial" w:hAnsi="Arial" w:cs="Arial"/>
                <w:b w:val="0"/>
                <w:bCs w:val="0"/>
                <w:color w:val="000000" w:themeColor="text1"/>
                <w:lang w:val="en-CA"/>
              </w:rPr>
              <w:t>x/</w:t>
            </w:r>
            <w:proofErr w:type="spellStart"/>
            <w:r w:rsidRPr="00FB2ABD">
              <w:rPr>
                <w:rFonts w:ascii="Arial" w:hAnsi="Arial" w:cs="Arial"/>
                <w:b w:val="0"/>
                <w:bCs w:val="0"/>
                <w:color w:val="000000" w:themeColor="text1"/>
                <w:lang w:val="en-CA"/>
              </w:rPr>
              <w:t>Montant</w:t>
            </w:r>
            <w:proofErr w:type="spellEnd"/>
            <w:r>
              <w:rPr>
                <w:rFonts w:ascii="Arial" w:hAnsi="Arial" w:cs="Arial"/>
                <w:b w:val="0"/>
                <w:bCs w:val="0"/>
                <w:color w:val="000000" w:themeColor="text1"/>
                <w:lang w:val="en-CA"/>
              </w:rPr>
              <w:t xml:space="preserve"> </w:t>
            </w:r>
            <w:r w:rsidRPr="00FB2ABD">
              <w:rPr>
                <w:rFonts w:ascii="Arial" w:hAnsi="Arial" w:cs="Arial"/>
                <w:b w:val="0"/>
                <w:bCs w:val="0"/>
                <w:color w:val="000000" w:themeColor="text1"/>
                <w:lang w:val="en-CA"/>
              </w:rPr>
              <w:t>sans Taxe</w:t>
            </w:r>
            <w:r w:rsidRPr="005C691B">
              <w:rPr>
                <w:rFonts w:ascii="Arial" w:hAnsi="Arial" w:cs="Arial"/>
                <w:color w:val="000000" w:themeColor="text1"/>
                <w:lang w:val="en-CA"/>
              </w:rPr>
              <w:t xml:space="preserve"> </w:t>
            </w:r>
            <w:r w:rsidR="4518690A" w:rsidRPr="00054113">
              <w:rPr>
                <w:rFonts w:ascii="Arial" w:hAnsi="Arial" w:cs="Arial"/>
                <w:b w:val="0"/>
                <w:bCs w:val="0"/>
                <w:color w:val="000000" w:themeColor="text1"/>
                <w:lang w:val="en-CA"/>
              </w:rPr>
              <w:t>tax</w:t>
            </w:r>
            <w:r w:rsidR="7F096831" w:rsidRPr="00054113">
              <w:rPr>
                <w:rFonts w:ascii="Arial" w:hAnsi="Arial" w:cs="Arial"/>
                <w:b w:val="0"/>
                <w:bCs w:val="0"/>
                <w:color w:val="000000" w:themeColor="text1"/>
                <w:lang w:val="en-CA"/>
              </w:rPr>
              <w:t xml:space="preserve"> in JV form</w:t>
            </w:r>
          </w:p>
        </w:tc>
        <w:tc>
          <w:tcPr>
            <w:tcW w:w="1006" w:type="dxa"/>
          </w:tcPr>
          <w:p w14:paraId="71DBCA2C" w14:textId="77777777" w:rsidR="009D5C35" w:rsidRPr="00054113" w:rsidRDefault="3DFA1D38" w:rsidP="42891581">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kern w:val="24"/>
                <w:lang w:val="en-CA"/>
              </w:rPr>
            </w:pPr>
            <w:r w:rsidRPr="00054113">
              <w:rPr>
                <w:rFonts w:ascii="Arial" w:hAnsi="Arial" w:cs="Arial"/>
                <w:color w:val="000000" w:themeColor="text1"/>
                <w:kern w:val="24"/>
                <w:lang w:val="en-CA"/>
              </w:rPr>
              <w:t>VR-3</w:t>
            </w:r>
          </w:p>
        </w:tc>
        <w:tc>
          <w:tcPr>
            <w:tcW w:w="4194" w:type="dxa"/>
          </w:tcPr>
          <w:p w14:paraId="39525A53" w14:textId="7446A4B8" w:rsidR="00003D7E" w:rsidRPr="00054113" w:rsidRDefault="2E912213" w:rsidP="009B597B">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 xml:space="preserve">Must not be Blank in Credit/Debit Tables </w:t>
            </w:r>
          </w:p>
          <w:p w14:paraId="353FB55E" w14:textId="77777777" w:rsidR="00003D7E" w:rsidRPr="00054113" w:rsidRDefault="00003D7E" w:rsidP="00003D7E">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Required field</w:t>
            </w:r>
          </w:p>
          <w:p w14:paraId="17E7EB5B" w14:textId="60EB2E0C" w:rsidR="009D5C35" w:rsidRPr="00054113" w:rsidRDefault="2E912213" w:rsidP="42891581">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kern w:val="24"/>
                <w:lang w:val="en-CA"/>
              </w:rPr>
            </w:pPr>
            <w:r w:rsidRPr="00054113">
              <w:rPr>
                <w:rFonts w:ascii="Arial" w:hAnsi="Arial" w:cs="Arial"/>
                <w:color w:val="000000" w:themeColor="text1"/>
                <w:lang w:val="en-CA"/>
              </w:rPr>
              <w:t xml:space="preserve">  </w:t>
            </w:r>
          </w:p>
        </w:tc>
        <w:tc>
          <w:tcPr>
            <w:tcW w:w="2729" w:type="dxa"/>
          </w:tcPr>
          <w:p w14:paraId="23FCE09E" w14:textId="2721AAFA" w:rsidR="009D5C35" w:rsidRPr="00054113" w:rsidRDefault="2E912213" w:rsidP="42891581">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Throw a business Exception</w:t>
            </w:r>
          </w:p>
          <w:p w14:paraId="373CAECB" w14:textId="77777777" w:rsidR="009D5C35" w:rsidRPr="00054113" w:rsidRDefault="009D5C35" w:rsidP="42891581">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kern w:val="24"/>
                <w:lang w:val="en-CA"/>
              </w:rPr>
            </w:pPr>
          </w:p>
        </w:tc>
      </w:tr>
      <w:tr w:rsidR="42891581" w:rsidRPr="00054113" w14:paraId="47C33B86"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1980" w:type="dxa"/>
          </w:tcPr>
          <w:p w14:paraId="78D11421" w14:textId="5FD7D01C" w:rsidR="2E912213" w:rsidRPr="00054113" w:rsidRDefault="2E912213" w:rsidP="42891581">
            <w:pPr>
              <w:spacing w:line="240" w:lineRule="auto"/>
              <w:ind w:left="0"/>
              <w:rPr>
                <w:rFonts w:ascii="Arial" w:hAnsi="Arial" w:cs="Arial"/>
                <w:b w:val="0"/>
                <w:bCs w:val="0"/>
                <w:color w:val="000000" w:themeColor="text1"/>
                <w:lang w:val="en-CA"/>
              </w:rPr>
            </w:pPr>
            <w:r w:rsidRPr="00054113">
              <w:rPr>
                <w:rFonts w:ascii="Arial" w:hAnsi="Arial" w:cs="Arial"/>
                <w:b w:val="0"/>
                <w:bCs w:val="0"/>
                <w:color w:val="000000" w:themeColor="text1"/>
                <w:lang w:val="en-CA"/>
              </w:rPr>
              <w:t>IO</w:t>
            </w:r>
            <w:r w:rsidR="56E81668" w:rsidRPr="00054113">
              <w:rPr>
                <w:rFonts w:ascii="Arial" w:hAnsi="Arial" w:cs="Arial"/>
                <w:b w:val="0"/>
                <w:bCs w:val="0"/>
                <w:color w:val="000000" w:themeColor="text1"/>
                <w:lang w:val="en-CA"/>
              </w:rPr>
              <w:t xml:space="preserve"> </w:t>
            </w:r>
          </w:p>
        </w:tc>
        <w:tc>
          <w:tcPr>
            <w:tcW w:w="1006" w:type="dxa"/>
          </w:tcPr>
          <w:p w14:paraId="4F842553" w14:textId="5CE889E5" w:rsidR="56E81668" w:rsidRPr="00054113" w:rsidRDefault="56E81668"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VR-4</w:t>
            </w:r>
          </w:p>
        </w:tc>
        <w:tc>
          <w:tcPr>
            <w:tcW w:w="4194" w:type="dxa"/>
          </w:tcPr>
          <w:p w14:paraId="0631DF01" w14:textId="556318D1" w:rsidR="42891581" w:rsidRPr="00054113" w:rsidRDefault="00003D7E" w:rsidP="009B597B">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kern w:val="24"/>
                <w:highlight w:val="yellow"/>
                <w:lang w:val="en-CA"/>
              </w:rPr>
              <w:t>Optional</w:t>
            </w:r>
            <w:r w:rsidR="00913AB8" w:rsidRPr="00054113">
              <w:rPr>
                <w:rFonts w:ascii="Arial" w:hAnsi="Arial" w:cs="Arial"/>
                <w:color w:val="000000" w:themeColor="text1"/>
                <w:kern w:val="24"/>
                <w:highlight w:val="yellow"/>
                <w:lang w:val="en-CA"/>
              </w:rPr>
              <w:t xml:space="preserve"> field</w:t>
            </w:r>
          </w:p>
        </w:tc>
        <w:tc>
          <w:tcPr>
            <w:tcW w:w="2729" w:type="dxa"/>
          </w:tcPr>
          <w:p w14:paraId="12C6D720" w14:textId="7FBAD2AF" w:rsidR="56E81668" w:rsidRPr="00054113" w:rsidRDefault="56E81668" w:rsidP="42891581">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p w14:paraId="4BA941F2" w14:textId="5F8D085D" w:rsidR="42891581" w:rsidRPr="00054113" w:rsidRDefault="42891581" w:rsidP="42891581">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tc>
      </w:tr>
      <w:tr w:rsidR="42891581" w:rsidRPr="00054113" w14:paraId="46623E98"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tcPr>
          <w:p w14:paraId="35A32DE5" w14:textId="3D033105" w:rsidR="56E81668" w:rsidRPr="00054113" w:rsidRDefault="56E81668" w:rsidP="42891581">
            <w:pPr>
              <w:spacing w:line="240" w:lineRule="auto"/>
              <w:ind w:left="0"/>
              <w:rPr>
                <w:rFonts w:ascii="Arial" w:hAnsi="Arial" w:cs="Arial"/>
                <w:b w:val="0"/>
                <w:bCs w:val="0"/>
                <w:color w:val="000000" w:themeColor="text1"/>
                <w:lang w:val="en-CA"/>
              </w:rPr>
            </w:pPr>
            <w:r w:rsidRPr="00054113">
              <w:rPr>
                <w:rFonts w:ascii="Arial" w:hAnsi="Arial" w:cs="Arial"/>
                <w:b w:val="0"/>
                <w:bCs w:val="0"/>
                <w:color w:val="000000" w:themeColor="text1"/>
                <w:lang w:val="en-CA"/>
              </w:rPr>
              <w:t xml:space="preserve">CAON </w:t>
            </w:r>
          </w:p>
        </w:tc>
        <w:tc>
          <w:tcPr>
            <w:tcW w:w="1006" w:type="dxa"/>
          </w:tcPr>
          <w:p w14:paraId="4314E467" w14:textId="321A1DC1" w:rsidR="56E81668" w:rsidRPr="00054113" w:rsidRDefault="56E81668"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VR-5</w:t>
            </w:r>
          </w:p>
        </w:tc>
        <w:tc>
          <w:tcPr>
            <w:tcW w:w="4194" w:type="dxa"/>
          </w:tcPr>
          <w:p w14:paraId="317A22DC" w14:textId="46A5FF41" w:rsidR="42891581" w:rsidRPr="00054113" w:rsidRDefault="0081053A" w:rsidP="00054113">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kern w:val="24"/>
                <w:highlight w:val="yellow"/>
                <w:lang w:val="en-CA"/>
              </w:rPr>
              <w:t>Optional field</w:t>
            </w:r>
            <w:r w:rsidRPr="00054113" w:rsidDel="0081053A">
              <w:rPr>
                <w:rFonts w:ascii="Arial" w:hAnsi="Arial" w:cs="Arial"/>
                <w:color w:val="000000" w:themeColor="text1"/>
                <w:lang w:val="en-CA"/>
              </w:rPr>
              <w:t xml:space="preserve"> </w:t>
            </w:r>
          </w:p>
        </w:tc>
        <w:tc>
          <w:tcPr>
            <w:tcW w:w="2729" w:type="dxa"/>
          </w:tcPr>
          <w:p w14:paraId="77583761" w14:textId="0A23F1BC" w:rsidR="42891581" w:rsidRPr="00054113" w:rsidRDefault="42891581" w:rsidP="00765854">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p>
        </w:tc>
      </w:tr>
      <w:tr w:rsidR="42891581" w:rsidRPr="00054113" w14:paraId="25ADC0CA"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1980" w:type="dxa"/>
          </w:tcPr>
          <w:p w14:paraId="7A27192D" w14:textId="12835F83" w:rsidR="56E81668" w:rsidRPr="00054113" w:rsidRDefault="00765854" w:rsidP="42891581">
            <w:pPr>
              <w:spacing w:line="240" w:lineRule="auto"/>
              <w:ind w:left="0"/>
              <w:rPr>
                <w:rFonts w:ascii="Arial" w:hAnsi="Arial" w:cs="Arial"/>
                <w:b w:val="0"/>
                <w:bCs w:val="0"/>
                <w:color w:val="000000" w:themeColor="text1"/>
                <w:lang w:val="en-CA"/>
              </w:rPr>
            </w:pPr>
            <w:r w:rsidRPr="00FB2ABD">
              <w:rPr>
                <w:rFonts w:ascii="Arial" w:hAnsi="Arial" w:cs="Arial"/>
                <w:b w:val="0"/>
                <w:bCs w:val="0"/>
                <w:color w:val="000000" w:themeColor="text1"/>
              </w:rPr>
              <w:t>Cost Center/Centr</w:t>
            </w:r>
            <w:r w:rsidRPr="00FB2ABD">
              <w:rPr>
                <w:rFonts w:ascii="Arial" w:hAnsi="Arial" w:cs="Arial"/>
                <w:b w:val="0"/>
                <w:bCs w:val="0"/>
                <w:color w:val="000000" w:themeColor="text1"/>
              </w:rPr>
              <w:cr/>
              <w:t>de</w:t>
            </w:r>
            <w:r>
              <w:rPr>
                <w:rFonts w:ascii="Arial" w:hAnsi="Arial" w:cs="Arial"/>
                <w:b w:val="0"/>
                <w:bCs w:val="0"/>
                <w:color w:val="000000" w:themeColor="text1"/>
              </w:rPr>
              <w:t xml:space="preserve"> </w:t>
            </w:r>
            <w:proofErr w:type="spellStart"/>
            <w:r w:rsidRPr="00FB2ABD">
              <w:rPr>
                <w:rFonts w:ascii="Arial" w:hAnsi="Arial" w:cs="Arial"/>
                <w:b w:val="0"/>
                <w:bCs w:val="0"/>
                <w:color w:val="000000" w:themeColor="text1"/>
              </w:rPr>
              <w:t>coûts</w:t>
            </w:r>
            <w:proofErr w:type="spellEnd"/>
            <w:r w:rsidR="56E81668" w:rsidRPr="00054113">
              <w:rPr>
                <w:rFonts w:ascii="Arial" w:hAnsi="Arial" w:cs="Arial"/>
                <w:b w:val="0"/>
                <w:bCs w:val="0"/>
                <w:color w:val="000000" w:themeColor="text1"/>
                <w:sz w:val="22"/>
                <w:szCs w:val="22"/>
              </w:rPr>
              <w:t xml:space="preserve"> Center </w:t>
            </w:r>
            <w:r w:rsidR="56E81668" w:rsidRPr="00054113">
              <w:rPr>
                <w:rFonts w:ascii="Arial" w:hAnsi="Arial" w:cs="Arial"/>
                <w:b w:val="0"/>
                <w:bCs w:val="0"/>
                <w:color w:val="000000" w:themeColor="text1"/>
                <w:lang w:val="en-CA"/>
              </w:rPr>
              <w:t>in JV form</w:t>
            </w:r>
          </w:p>
        </w:tc>
        <w:tc>
          <w:tcPr>
            <w:tcW w:w="1006" w:type="dxa"/>
          </w:tcPr>
          <w:p w14:paraId="4A072F8D" w14:textId="734CC452" w:rsidR="56E81668" w:rsidRPr="00054113" w:rsidRDefault="56E81668"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VR-6</w:t>
            </w:r>
          </w:p>
        </w:tc>
        <w:tc>
          <w:tcPr>
            <w:tcW w:w="4194" w:type="dxa"/>
          </w:tcPr>
          <w:p w14:paraId="1DCFE54F" w14:textId="77777777" w:rsidR="00003D7E" w:rsidRPr="00054113" w:rsidRDefault="56E81668"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Must not be Blank in Credit/Debit Tables</w:t>
            </w:r>
          </w:p>
          <w:p w14:paraId="02074F22" w14:textId="67A6E318" w:rsidR="00003D7E" w:rsidRPr="00054113" w:rsidRDefault="00003D7E" w:rsidP="00003D7E">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Required field</w:t>
            </w:r>
            <w:r w:rsidR="002300DD" w:rsidRPr="00054113">
              <w:rPr>
                <w:rFonts w:ascii="Arial" w:hAnsi="Arial" w:cs="Arial"/>
                <w:color w:val="000000" w:themeColor="text1"/>
                <w:lang w:val="en-CA"/>
              </w:rPr>
              <w:t xml:space="preserve"> – </w:t>
            </w:r>
            <w:r w:rsidR="00891CB2" w:rsidRPr="00054113">
              <w:rPr>
                <w:rFonts w:ascii="Arial" w:hAnsi="Arial" w:cs="Arial"/>
                <w:color w:val="000000" w:themeColor="text1"/>
                <w:lang w:val="en-CA"/>
              </w:rPr>
              <w:t>6 alphanumeric</w:t>
            </w:r>
          </w:p>
          <w:p w14:paraId="7C75C4E0" w14:textId="0EF666BC" w:rsidR="56E81668" w:rsidRPr="00054113" w:rsidRDefault="56E81668"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 xml:space="preserve">  </w:t>
            </w:r>
          </w:p>
        </w:tc>
        <w:tc>
          <w:tcPr>
            <w:tcW w:w="2729" w:type="dxa"/>
          </w:tcPr>
          <w:p w14:paraId="6F671B71" w14:textId="68A7AD28" w:rsidR="56E81668" w:rsidRPr="00054113" w:rsidRDefault="56E81668" w:rsidP="42891581">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 xml:space="preserve">Throw a business Exception  </w:t>
            </w:r>
          </w:p>
        </w:tc>
      </w:tr>
      <w:tr w:rsidR="42891581" w:rsidRPr="00054113" w14:paraId="68CBE3D0"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tcPr>
          <w:p w14:paraId="08B2962F" w14:textId="53458498" w:rsidR="3945676C" w:rsidRPr="00054113" w:rsidRDefault="00765854" w:rsidP="42891581">
            <w:pPr>
              <w:spacing w:line="240" w:lineRule="auto"/>
              <w:ind w:left="0"/>
              <w:rPr>
                <w:rFonts w:ascii="Arial" w:hAnsi="Arial" w:cs="Arial"/>
                <w:b w:val="0"/>
                <w:bCs w:val="0"/>
                <w:color w:val="000000" w:themeColor="text1"/>
                <w:lang w:val="en-CA"/>
              </w:rPr>
            </w:pPr>
            <w:r w:rsidRPr="00CE0248">
              <w:rPr>
                <w:rFonts w:ascii="Arial" w:eastAsia="Calibri" w:hAnsi="Arial" w:cs="Arial"/>
                <w:b w:val="0"/>
                <w:bCs w:val="0"/>
                <w:color w:val="000000" w:themeColor="text1"/>
              </w:rPr>
              <w:t>Functional Area/</w:t>
            </w:r>
            <w:proofErr w:type="spellStart"/>
            <w:r w:rsidRPr="00CE0248">
              <w:rPr>
                <w:rFonts w:ascii="Arial" w:eastAsia="Calibri" w:hAnsi="Arial" w:cs="Arial"/>
                <w:b w:val="0"/>
                <w:bCs w:val="0"/>
                <w:color w:val="000000" w:themeColor="text1"/>
              </w:rPr>
              <w:t>Secteur</w:t>
            </w:r>
            <w:proofErr w:type="spellEnd"/>
            <w:r w:rsidRPr="00CE0248">
              <w:rPr>
                <w:rFonts w:ascii="Arial" w:eastAsia="Calibri" w:hAnsi="Arial" w:cs="Arial"/>
                <w:b w:val="0"/>
                <w:bCs w:val="0"/>
                <w:color w:val="000000" w:themeColor="text1"/>
              </w:rPr>
              <w:t xml:space="preserve"> </w:t>
            </w:r>
            <w:proofErr w:type="spellStart"/>
            <w:r w:rsidRPr="00CE0248">
              <w:rPr>
                <w:rFonts w:ascii="Arial" w:eastAsia="Calibri" w:hAnsi="Arial" w:cs="Arial"/>
                <w:b w:val="0"/>
                <w:bCs w:val="0"/>
                <w:color w:val="000000" w:themeColor="text1"/>
              </w:rPr>
              <w:t>fonctionne</w:t>
            </w:r>
            <w:r>
              <w:rPr>
                <w:rFonts w:ascii="Arial" w:eastAsia="Calibri" w:hAnsi="Arial" w:cs="Arial"/>
                <w:b w:val="0"/>
                <w:bCs w:val="0"/>
                <w:color w:val="000000" w:themeColor="text1"/>
              </w:rPr>
              <w:t>l</w:t>
            </w:r>
            <w:proofErr w:type="spellEnd"/>
            <w:r>
              <w:rPr>
                <w:rFonts w:ascii="Arial" w:eastAsia="Calibri" w:hAnsi="Arial" w:cs="Arial"/>
                <w:color w:val="000000" w:themeColor="text1"/>
              </w:rPr>
              <w:t xml:space="preserve"> </w:t>
            </w:r>
            <w:r w:rsidRPr="005C691B">
              <w:rPr>
                <w:rFonts w:ascii="Arial" w:eastAsia="Calibri" w:hAnsi="Arial" w:cs="Arial"/>
                <w:color w:val="000000" w:themeColor="text1"/>
              </w:rPr>
              <w:t xml:space="preserve"> </w:t>
            </w:r>
            <w:r w:rsidR="3945676C" w:rsidRPr="00054113">
              <w:rPr>
                <w:rFonts w:ascii="Arial" w:hAnsi="Arial" w:cs="Arial"/>
                <w:b w:val="0"/>
                <w:bCs w:val="0"/>
                <w:color w:val="000000" w:themeColor="text1"/>
                <w:lang w:val="en-CA"/>
              </w:rPr>
              <w:t>in JV form</w:t>
            </w:r>
          </w:p>
          <w:p w14:paraId="7C1FE9DB" w14:textId="6B0B3DCC" w:rsidR="42891581" w:rsidRPr="00054113" w:rsidRDefault="42891581" w:rsidP="42891581">
            <w:pPr>
              <w:spacing w:line="240" w:lineRule="auto"/>
              <w:ind w:left="0"/>
              <w:rPr>
                <w:rFonts w:ascii="Arial" w:eastAsia="Calibri" w:hAnsi="Arial" w:cs="Arial"/>
                <w:b w:val="0"/>
                <w:bCs w:val="0"/>
                <w:color w:val="000000" w:themeColor="text1"/>
                <w:sz w:val="22"/>
                <w:szCs w:val="22"/>
              </w:rPr>
            </w:pPr>
          </w:p>
        </w:tc>
        <w:tc>
          <w:tcPr>
            <w:tcW w:w="1006" w:type="dxa"/>
          </w:tcPr>
          <w:p w14:paraId="7EC59609" w14:textId="2AACFDB8" w:rsidR="56E81668" w:rsidRPr="00054113" w:rsidRDefault="56E81668"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VR-7</w:t>
            </w:r>
          </w:p>
        </w:tc>
        <w:tc>
          <w:tcPr>
            <w:tcW w:w="4194" w:type="dxa"/>
          </w:tcPr>
          <w:p w14:paraId="5155B0F3" w14:textId="757F76A5" w:rsidR="56E81668" w:rsidRPr="00054113" w:rsidRDefault="56E81668"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 xml:space="preserve">Must not be Blank in Credit/Debit Tables  </w:t>
            </w:r>
          </w:p>
          <w:p w14:paraId="4C94A60C" w14:textId="5CB926B5" w:rsidR="42891581" w:rsidRPr="00054113" w:rsidRDefault="00003D7E" w:rsidP="009B597B">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Required field</w:t>
            </w:r>
            <w:r w:rsidR="00342EAD" w:rsidRPr="00054113">
              <w:rPr>
                <w:rFonts w:ascii="Arial" w:hAnsi="Arial" w:cs="Arial"/>
                <w:color w:val="000000" w:themeColor="text1"/>
                <w:lang w:val="en-CA"/>
              </w:rPr>
              <w:t xml:space="preserve"> - 4</w:t>
            </w:r>
            <w:r w:rsidR="002B58B2" w:rsidRPr="00054113">
              <w:rPr>
                <w:rFonts w:ascii="Arial" w:hAnsi="Arial" w:cs="Arial"/>
                <w:color w:val="000000" w:themeColor="text1"/>
                <w:lang w:val="en-CA"/>
              </w:rPr>
              <w:t xml:space="preserve"> alphanumeric</w:t>
            </w:r>
          </w:p>
        </w:tc>
        <w:tc>
          <w:tcPr>
            <w:tcW w:w="2729" w:type="dxa"/>
          </w:tcPr>
          <w:p w14:paraId="2238FA13" w14:textId="2721AAFA" w:rsidR="56E81668" w:rsidRPr="00054113" w:rsidRDefault="56E81668" w:rsidP="42891581">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Throw a business Exception</w:t>
            </w:r>
          </w:p>
          <w:p w14:paraId="4970B78D" w14:textId="65F143E5" w:rsidR="42891581" w:rsidRPr="00054113" w:rsidRDefault="42891581"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p>
        </w:tc>
      </w:tr>
      <w:tr w:rsidR="42891581" w:rsidRPr="00054113" w14:paraId="2F00730A"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1980" w:type="dxa"/>
          </w:tcPr>
          <w:p w14:paraId="7A8D3900" w14:textId="292CF061" w:rsidR="3FABFDD0" w:rsidRPr="00054113" w:rsidRDefault="00765854" w:rsidP="42891581">
            <w:pPr>
              <w:spacing w:line="240" w:lineRule="auto"/>
              <w:ind w:left="0"/>
              <w:rPr>
                <w:rFonts w:ascii="Arial" w:hAnsi="Arial" w:cs="Arial"/>
                <w:b w:val="0"/>
                <w:bCs w:val="0"/>
                <w:color w:val="000000" w:themeColor="text1"/>
                <w:lang w:val="en-CA"/>
              </w:rPr>
            </w:pPr>
            <w:r w:rsidRPr="00CE0248">
              <w:rPr>
                <w:rFonts w:ascii="Arial" w:eastAsia="Calibri" w:hAnsi="Arial" w:cs="Arial"/>
                <w:b w:val="0"/>
                <w:bCs w:val="0"/>
                <w:color w:val="000000" w:themeColor="text1"/>
              </w:rPr>
              <w:t>CDO/BMC</w:t>
            </w:r>
            <w:r w:rsidR="42891581" w:rsidRPr="00054113">
              <w:rPr>
                <w:rFonts w:ascii="Arial" w:eastAsia="Calibri" w:hAnsi="Arial" w:cs="Arial"/>
                <w:b w:val="0"/>
                <w:bCs w:val="0"/>
                <w:color w:val="000000" w:themeColor="text1"/>
                <w:sz w:val="22"/>
                <w:szCs w:val="22"/>
              </w:rPr>
              <w:t xml:space="preserve"> </w:t>
            </w:r>
            <w:r w:rsidR="42891581" w:rsidRPr="00054113">
              <w:rPr>
                <w:rFonts w:ascii="Arial" w:hAnsi="Arial" w:cs="Arial"/>
                <w:b w:val="0"/>
                <w:bCs w:val="0"/>
                <w:color w:val="000000" w:themeColor="text1"/>
                <w:lang w:val="en-CA"/>
              </w:rPr>
              <w:t>in JV form</w:t>
            </w:r>
          </w:p>
        </w:tc>
        <w:tc>
          <w:tcPr>
            <w:tcW w:w="1006" w:type="dxa"/>
          </w:tcPr>
          <w:p w14:paraId="6DBB3F53" w14:textId="4B749D1B" w:rsidR="42891581" w:rsidRPr="00054113" w:rsidRDefault="42891581"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w:t>
            </w:r>
            <w:r w:rsidR="0C0DCCAC" w:rsidRPr="00054113">
              <w:rPr>
                <w:rFonts w:ascii="Arial" w:hAnsi="Arial" w:cs="Arial"/>
                <w:color w:val="000000" w:themeColor="text1"/>
                <w:lang w:val="en-CA"/>
              </w:rPr>
              <w:t>8</w:t>
            </w:r>
          </w:p>
        </w:tc>
        <w:tc>
          <w:tcPr>
            <w:tcW w:w="4194" w:type="dxa"/>
          </w:tcPr>
          <w:p w14:paraId="779939AE" w14:textId="009A6D1B" w:rsidR="42891581" w:rsidRPr="00054113" w:rsidRDefault="42891581"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Must not be Blank in Credit/Debit Tables</w:t>
            </w:r>
            <w:r w:rsidR="00DD14D7" w:rsidRPr="00054113">
              <w:rPr>
                <w:rFonts w:ascii="Arial" w:hAnsi="Arial" w:cs="Arial"/>
                <w:color w:val="000000" w:themeColor="text1"/>
                <w:lang w:val="en-CA"/>
              </w:rPr>
              <w:t xml:space="preserve"> in SAP</w:t>
            </w:r>
            <w:r w:rsidRPr="00054113">
              <w:rPr>
                <w:rFonts w:ascii="Arial" w:hAnsi="Arial" w:cs="Arial"/>
                <w:color w:val="000000" w:themeColor="text1"/>
                <w:lang w:val="en-CA"/>
              </w:rPr>
              <w:t xml:space="preserve"> </w:t>
            </w:r>
            <w:r w:rsidR="00295126" w:rsidRPr="00054113">
              <w:rPr>
                <w:rFonts w:ascii="Arial" w:hAnsi="Arial" w:cs="Arial"/>
                <w:color w:val="000000" w:themeColor="text1"/>
                <w:lang w:val="en-CA"/>
              </w:rPr>
              <w:t>but can be blank on JV form</w:t>
            </w:r>
            <w:r w:rsidRPr="00054113">
              <w:rPr>
                <w:rFonts w:ascii="Arial" w:hAnsi="Arial" w:cs="Arial"/>
                <w:color w:val="000000" w:themeColor="text1"/>
                <w:lang w:val="en-CA"/>
              </w:rPr>
              <w:t xml:space="preserve"> </w:t>
            </w:r>
          </w:p>
          <w:p w14:paraId="29C83B33" w14:textId="77777777" w:rsidR="42891581" w:rsidRPr="00054113" w:rsidRDefault="00C367B0" w:rsidP="009B597B">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commentRangeStart w:id="281"/>
            <w:commentRangeStart w:id="282"/>
            <w:r w:rsidRPr="00054113">
              <w:rPr>
                <w:rFonts w:ascii="Arial" w:hAnsi="Arial" w:cs="Arial"/>
                <w:color w:val="000000" w:themeColor="text1"/>
                <w:lang w:val="en-CA"/>
              </w:rPr>
              <w:lastRenderedPageBreak/>
              <w:t>Required field</w:t>
            </w:r>
            <w:r w:rsidR="00BA6288" w:rsidRPr="00054113">
              <w:rPr>
                <w:rFonts w:ascii="Arial" w:hAnsi="Arial" w:cs="Arial"/>
                <w:color w:val="000000" w:themeColor="text1"/>
                <w:lang w:val="en-CA"/>
              </w:rPr>
              <w:t xml:space="preserve"> – 4 digits – either 9000 or 2100</w:t>
            </w:r>
            <w:commentRangeEnd w:id="281"/>
            <w:r w:rsidR="00295126" w:rsidRPr="00054113">
              <w:rPr>
                <w:rStyle w:val="CommentReference"/>
                <w:rFonts w:ascii="Arial" w:hAnsi="Arial" w:cs="Arial"/>
              </w:rPr>
              <w:commentReference w:id="281"/>
            </w:r>
            <w:commentRangeEnd w:id="282"/>
            <w:r w:rsidR="00765854">
              <w:rPr>
                <w:rStyle w:val="CommentReference"/>
              </w:rPr>
              <w:commentReference w:id="282"/>
            </w:r>
          </w:p>
          <w:p w14:paraId="569D3B2C" w14:textId="72940055" w:rsidR="00E341ED" w:rsidRPr="00054113" w:rsidRDefault="00E341ED" w:rsidP="009B597B">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Style w:val="cf01"/>
                <w:rFonts w:ascii="Arial" w:hAnsi="Arial" w:cs="Arial"/>
              </w:rPr>
              <w:t>If the JV form doesn’t have the CDO referenced for the bot to input CDO based on cost. 2100 for cost centers beginning with 2 and CDO 9000 for all other cost centers</w:t>
            </w:r>
          </w:p>
        </w:tc>
        <w:tc>
          <w:tcPr>
            <w:tcW w:w="2729" w:type="dxa"/>
          </w:tcPr>
          <w:p w14:paraId="17187A2C" w14:textId="65F143E5" w:rsidR="42891581" w:rsidRPr="00054113" w:rsidRDefault="42891581" w:rsidP="00765854">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tc>
      </w:tr>
      <w:tr w:rsidR="42891581" w:rsidRPr="00054113" w14:paraId="7BF32661"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tcPr>
          <w:p w14:paraId="2DC71E04" w14:textId="7999FCFF" w:rsidR="42A829CF" w:rsidRPr="00054113" w:rsidRDefault="00765854" w:rsidP="42891581">
            <w:pPr>
              <w:spacing w:line="240" w:lineRule="auto"/>
              <w:ind w:left="0"/>
              <w:rPr>
                <w:rFonts w:ascii="Arial" w:hAnsi="Arial" w:cs="Arial"/>
                <w:b w:val="0"/>
                <w:bCs w:val="0"/>
                <w:color w:val="000000" w:themeColor="text1"/>
                <w:lang w:val="en-CA"/>
              </w:rPr>
            </w:pPr>
            <w:r w:rsidRPr="000D4606">
              <w:rPr>
                <w:rFonts w:ascii="Arial" w:eastAsia="Calibri" w:hAnsi="Arial" w:cs="Arial"/>
                <w:b w:val="0"/>
                <w:bCs w:val="0"/>
                <w:color w:val="000000" w:themeColor="text1"/>
              </w:rPr>
              <w:t xml:space="preserve">Internal Order Number/ </w:t>
            </w:r>
            <w:proofErr w:type="spellStart"/>
            <w:r w:rsidRPr="000D4606">
              <w:rPr>
                <w:rFonts w:ascii="Arial" w:eastAsia="Calibri" w:hAnsi="Arial" w:cs="Arial"/>
                <w:b w:val="0"/>
                <w:bCs w:val="0"/>
                <w:color w:val="000000" w:themeColor="text1"/>
              </w:rPr>
              <w:t>Numéro</w:t>
            </w:r>
            <w:proofErr w:type="spellEnd"/>
            <w:r w:rsidRPr="000D4606">
              <w:rPr>
                <w:rFonts w:ascii="Arial" w:eastAsia="Calibri" w:hAnsi="Arial" w:cs="Arial"/>
                <w:b w:val="0"/>
                <w:bCs w:val="0"/>
                <w:color w:val="000000" w:themeColor="text1"/>
              </w:rPr>
              <w:t xml:space="preserve"> de </w:t>
            </w:r>
            <w:proofErr w:type="spellStart"/>
            <w:r w:rsidRPr="000D4606">
              <w:rPr>
                <w:rFonts w:ascii="Arial" w:eastAsia="Calibri" w:hAnsi="Arial" w:cs="Arial"/>
                <w:b w:val="0"/>
                <w:bCs w:val="0"/>
                <w:color w:val="000000" w:themeColor="text1"/>
              </w:rPr>
              <w:t>commande</w:t>
            </w:r>
            <w:proofErr w:type="spellEnd"/>
            <w:r w:rsidRPr="000D4606">
              <w:rPr>
                <w:rFonts w:ascii="Arial" w:eastAsia="Calibri" w:hAnsi="Arial" w:cs="Arial"/>
                <w:b w:val="0"/>
                <w:bCs w:val="0"/>
                <w:color w:val="000000" w:themeColor="text1"/>
              </w:rPr>
              <w:t xml:space="preserve"> interne</w:t>
            </w:r>
            <w:r w:rsidRPr="005C691B">
              <w:rPr>
                <w:rFonts w:ascii="Arial" w:eastAsia="Calibri" w:hAnsi="Arial" w:cs="Arial"/>
                <w:color w:val="000000" w:themeColor="text1"/>
              </w:rPr>
              <w:t xml:space="preserve"> </w:t>
            </w:r>
            <w:r w:rsidR="42891581" w:rsidRPr="00054113">
              <w:rPr>
                <w:rFonts w:ascii="Arial" w:hAnsi="Arial" w:cs="Arial"/>
                <w:b w:val="0"/>
                <w:bCs w:val="0"/>
                <w:color w:val="000000" w:themeColor="text1"/>
                <w:lang w:val="en-CA"/>
              </w:rPr>
              <w:t>in JV form</w:t>
            </w:r>
          </w:p>
        </w:tc>
        <w:tc>
          <w:tcPr>
            <w:tcW w:w="1006" w:type="dxa"/>
          </w:tcPr>
          <w:p w14:paraId="04724431" w14:textId="31FFD265" w:rsidR="42891581" w:rsidRPr="00054113" w:rsidRDefault="42891581"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w:t>
            </w:r>
            <w:r w:rsidR="32BA3592" w:rsidRPr="00054113">
              <w:rPr>
                <w:rFonts w:ascii="Arial" w:hAnsi="Arial" w:cs="Arial"/>
                <w:color w:val="000000" w:themeColor="text1"/>
                <w:lang w:val="en-CA"/>
              </w:rPr>
              <w:t>9</w:t>
            </w:r>
          </w:p>
        </w:tc>
        <w:tc>
          <w:tcPr>
            <w:tcW w:w="4194" w:type="dxa"/>
          </w:tcPr>
          <w:p w14:paraId="690E02A4" w14:textId="4227B010" w:rsidR="42891581" w:rsidRPr="00054113" w:rsidRDefault="00913AB8"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kern w:val="24"/>
                <w:highlight w:val="yellow"/>
                <w:lang w:val="en-CA"/>
              </w:rPr>
              <w:t>Optional field</w:t>
            </w:r>
            <w:r w:rsidR="005C24E0" w:rsidRPr="00054113">
              <w:rPr>
                <w:rFonts w:ascii="Arial" w:hAnsi="Arial" w:cs="Arial"/>
                <w:color w:val="000000" w:themeColor="text1"/>
                <w:kern w:val="24"/>
                <w:lang w:val="en-CA"/>
              </w:rPr>
              <w:t xml:space="preserve"> </w:t>
            </w:r>
          </w:p>
        </w:tc>
        <w:tc>
          <w:tcPr>
            <w:tcW w:w="2729" w:type="dxa"/>
          </w:tcPr>
          <w:p w14:paraId="7F1C8A60" w14:textId="65F143E5" w:rsidR="42891581" w:rsidRPr="00054113" w:rsidRDefault="42891581" w:rsidP="00765854">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p>
        </w:tc>
      </w:tr>
      <w:tr w:rsidR="42891581" w:rsidRPr="00054113" w14:paraId="6FE21DB8"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1980" w:type="dxa"/>
          </w:tcPr>
          <w:p w14:paraId="062B4BB5" w14:textId="4AB28414" w:rsidR="3C719611" w:rsidRPr="00765854" w:rsidRDefault="00765854" w:rsidP="42891581">
            <w:pPr>
              <w:spacing w:line="240" w:lineRule="auto"/>
              <w:ind w:left="0"/>
              <w:rPr>
                <w:rFonts w:ascii="Arial" w:hAnsi="Arial" w:cs="Arial"/>
                <w:b w:val="0"/>
                <w:bCs w:val="0"/>
                <w:color w:val="000000" w:themeColor="text1"/>
                <w:lang w:val="fr-CA"/>
              </w:rPr>
            </w:pPr>
            <w:proofErr w:type="spellStart"/>
            <w:r w:rsidRPr="000D4606">
              <w:rPr>
                <w:rFonts w:ascii="Arial" w:eastAsia="Calibri" w:hAnsi="Arial" w:cs="Arial"/>
                <w:b w:val="0"/>
                <w:bCs w:val="0"/>
                <w:color w:val="000000" w:themeColor="text1"/>
                <w:lang w:val="fr-CA"/>
              </w:rPr>
              <w:t>Commitment</w:t>
            </w:r>
            <w:proofErr w:type="spellEnd"/>
            <w:r w:rsidRPr="000D4606">
              <w:rPr>
                <w:rFonts w:ascii="Arial" w:eastAsia="Calibri" w:hAnsi="Arial" w:cs="Arial"/>
                <w:b w:val="0"/>
                <w:bCs w:val="0"/>
                <w:color w:val="000000" w:themeColor="text1"/>
                <w:lang w:val="fr-CA"/>
              </w:rPr>
              <w:t xml:space="preserve"> (Funds </w:t>
            </w:r>
            <w:proofErr w:type="spellStart"/>
            <w:r w:rsidRPr="000D4606">
              <w:rPr>
                <w:rFonts w:ascii="Arial" w:eastAsia="Calibri" w:hAnsi="Arial" w:cs="Arial"/>
                <w:b w:val="0"/>
                <w:bCs w:val="0"/>
                <w:color w:val="000000" w:themeColor="text1"/>
                <w:lang w:val="fr-CA"/>
              </w:rPr>
              <w:t>Commitment</w:t>
            </w:r>
            <w:proofErr w:type="spellEnd"/>
            <w:r w:rsidRPr="000D4606">
              <w:rPr>
                <w:rFonts w:ascii="Arial" w:eastAsia="Calibri" w:hAnsi="Arial" w:cs="Arial"/>
                <w:b w:val="0"/>
                <w:bCs w:val="0"/>
                <w:color w:val="000000" w:themeColor="text1"/>
                <w:lang w:val="fr-CA"/>
              </w:rPr>
              <w:t xml:space="preserve">/ </w:t>
            </w:r>
            <w:proofErr w:type="spellStart"/>
            <w:r w:rsidRPr="000D4606">
              <w:rPr>
                <w:rFonts w:ascii="Arial" w:eastAsia="Calibri" w:hAnsi="Arial" w:cs="Arial"/>
                <w:b w:val="0"/>
                <w:bCs w:val="0"/>
                <w:color w:val="000000" w:themeColor="text1"/>
                <w:lang w:val="fr-CA"/>
              </w:rPr>
              <w:t>Purchase</w:t>
            </w:r>
            <w:proofErr w:type="spellEnd"/>
            <w:r w:rsidRPr="000D4606">
              <w:rPr>
                <w:rFonts w:ascii="Arial" w:eastAsia="Calibri" w:hAnsi="Arial" w:cs="Arial"/>
                <w:b w:val="0"/>
                <w:bCs w:val="0"/>
                <w:color w:val="000000" w:themeColor="text1"/>
                <w:lang w:val="fr-CA"/>
              </w:rPr>
              <w:t xml:space="preserve"> </w:t>
            </w:r>
            <w:proofErr w:type="spellStart"/>
            <w:r w:rsidRPr="000D4606">
              <w:rPr>
                <w:rFonts w:ascii="Arial" w:eastAsia="Calibri" w:hAnsi="Arial" w:cs="Arial"/>
                <w:b w:val="0"/>
                <w:bCs w:val="0"/>
                <w:color w:val="000000" w:themeColor="text1"/>
                <w:lang w:val="fr-CA"/>
              </w:rPr>
              <w:t>Order</w:t>
            </w:r>
            <w:proofErr w:type="spellEnd"/>
            <w:r w:rsidRPr="000D4606">
              <w:rPr>
                <w:rFonts w:ascii="Arial" w:eastAsia="Calibri" w:hAnsi="Arial" w:cs="Arial"/>
                <w:b w:val="0"/>
                <w:bCs w:val="0"/>
                <w:color w:val="000000" w:themeColor="text1"/>
                <w:lang w:val="fr-CA"/>
              </w:rPr>
              <w:t>/</w:t>
            </w:r>
            <w:proofErr w:type="spellStart"/>
            <w:r w:rsidRPr="000D4606">
              <w:rPr>
                <w:rFonts w:ascii="Arial" w:eastAsia="Calibri" w:hAnsi="Arial" w:cs="Arial"/>
                <w:b w:val="0"/>
                <w:bCs w:val="0"/>
                <w:color w:val="000000" w:themeColor="text1"/>
                <w:lang w:val="fr-CA"/>
              </w:rPr>
              <w:t>Card</w:t>
            </w:r>
            <w:proofErr w:type="spellEnd"/>
            <w:r w:rsidRPr="000D4606">
              <w:rPr>
                <w:rFonts w:ascii="Arial" w:eastAsia="Calibri" w:hAnsi="Arial" w:cs="Arial"/>
                <w:b w:val="0"/>
                <w:bCs w:val="0"/>
                <w:color w:val="000000" w:themeColor="text1"/>
                <w:lang w:val="fr-CA"/>
              </w:rPr>
              <w:t xml:space="preserve"> Document)  / Engagement(Engagement de</w:t>
            </w:r>
            <w:r w:rsidRPr="000D4606">
              <w:rPr>
                <w:rFonts w:ascii="Arial" w:eastAsia="Calibri" w:hAnsi="Arial" w:cs="Arial"/>
                <w:b w:val="0"/>
                <w:bCs w:val="0"/>
                <w:color w:val="000000" w:themeColor="text1"/>
                <w:lang w:val="fr-CA"/>
              </w:rPr>
              <w:cr/>
              <w:t>fonds/Bon de</w:t>
            </w:r>
            <w:r>
              <w:rPr>
                <w:rFonts w:ascii="Arial" w:eastAsia="Calibri" w:hAnsi="Arial" w:cs="Arial"/>
                <w:b w:val="0"/>
                <w:bCs w:val="0"/>
                <w:color w:val="000000" w:themeColor="text1"/>
                <w:lang w:val="fr-CA"/>
              </w:rPr>
              <w:t xml:space="preserve"> </w:t>
            </w:r>
            <w:r w:rsidRPr="000D4606">
              <w:rPr>
                <w:rFonts w:ascii="Arial" w:eastAsia="Calibri" w:hAnsi="Arial" w:cs="Arial"/>
                <w:b w:val="0"/>
                <w:bCs w:val="0"/>
                <w:color w:val="000000" w:themeColor="text1"/>
                <w:lang w:val="fr-CA"/>
              </w:rPr>
              <w:t>commande/</w:t>
            </w:r>
            <w:r w:rsidRPr="000D4606">
              <w:rPr>
                <w:rFonts w:ascii="Arial" w:eastAsia="Calibri" w:hAnsi="Arial" w:cs="Arial"/>
                <w:b w:val="0"/>
                <w:bCs w:val="0"/>
                <w:color w:val="000000" w:themeColor="text1"/>
                <w:lang w:val="fr-CA"/>
              </w:rPr>
              <w:cr/>
              <w:t>Document de</w:t>
            </w:r>
            <w:r>
              <w:rPr>
                <w:rFonts w:ascii="Arial" w:eastAsia="Calibri" w:hAnsi="Arial" w:cs="Arial"/>
                <w:b w:val="0"/>
                <w:bCs w:val="0"/>
                <w:color w:val="000000" w:themeColor="text1"/>
                <w:lang w:val="fr-CA"/>
              </w:rPr>
              <w:t xml:space="preserve"> </w:t>
            </w:r>
            <w:r w:rsidRPr="000D4606">
              <w:rPr>
                <w:rFonts w:ascii="Arial" w:eastAsia="Calibri" w:hAnsi="Arial" w:cs="Arial"/>
                <w:b w:val="0"/>
                <w:bCs w:val="0"/>
                <w:color w:val="000000" w:themeColor="text1"/>
                <w:lang w:val="fr-CA"/>
              </w:rPr>
              <w:t>carte)</w:t>
            </w:r>
            <w:r>
              <w:rPr>
                <w:rFonts w:ascii="Arial" w:eastAsia="Calibri" w:hAnsi="Arial" w:cs="Arial"/>
                <w:b w:val="0"/>
                <w:bCs w:val="0"/>
                <w:color w:val="000000" w:themeColor="text1"/>
                <w:lang w:val="fr-CA"/>
              </w:rPr>
              <w:t xml:space="preserve"> </w:t>
            </w:r>
            <w:r w:rsidR="3C719611" w:rsidRPr="00765854">
              <w:rPr>
                <w:rFonts w:ascii="Arial" w:hAnsi="Arial" w:cs="Arial"/>
                <w:b w:val="0"/>
                <w:bCs w:val="0"/>
                <w:color w:val="000000" w:themeColor="text1"/>
                <w:lang w:val="fr-CA"/>
              </w:rPr>
              <w:t xml:space="preserve">in JV </w:t>
            </w:r>
            <w:proofErr w:type="spellStart"/>
            <w:r w:rsidR="3C719611" w:rsidRPr="00765854">
              <w:rPr>
                <w:rFonts w:ascii="Arial" w:hAnsi="Arial" w:cs="Arial"/>
                <w:b w:val="0"/>
                <w:bCs w:val="0"/>
                <w:color w:val="000000" w:themeColor="text1"/>
                <w:lang w:val="fr-CA"/>
              </w:rPr>
              <w:t>form</w:t>
            </w:r>
            <w:proofErr w:type="spellEnd"/>
          </w:p>
        </w:tc>
        <w:tc>
          <w:tcPr>
            <w:tcW w:w="1006" w:type="dxa"/>
          </w:tcPr>
          <w:p w14:paraId="1D87797C" w14:textId="69C36BF9" w:rsidR="42891581" w:rsidRPr="00054113" w:rsidRDefault="42891581"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w:t>
            </w:r>
            <w:r w:rsidR="69EC5040" w:rsidRPr="00054113">
              <w:rPr>
                <w:rFonts w:ascii="Arial" w:hAnsi="Arial" w:cs="Arial"/>
                <w:color w:val="000000" w:themeColor="text1"/>
                <w:lang w:val="en-CA"/>
              </w:rPr>
              <w:t>10</w:t>
            </w:r>
          </w:p>
        </w:tc>
        <w:tc>
          <w:tcPr>
            <w:tcW w:w="4194" w:type="dxa"/>
          </w:tcPr>
          <w:p w14:paraId="2660D60F" w14:textId="5DE2A14B" w:rsidR="003A2513" w:rsidRPr="00054113" w:rsidRDefault="00913AB8"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kern w:val="24"/>
                <w:lang w:val="en-CA"/>
              </w:rPr>
            </w:pPr>
            <w:r w:rsidRPr="00054113">
              <w:rPr>
                <w:rFonts w:ascii="Arial" w:hAnsi="Arial" w:cs="Arial"/>
                <w:color w:val="000000" w:themeColor="text1"/>
                <w:kern w:val="24"/>
                <w:highlight w:val="yellow"/>
                <w:lang w:val="en-CA"/>
              </w:rPr>
              <w:t>Optional field</w:t>
            </w:r>
            <w:r w:rsidR="001017B9" w:rsidRPr="00054113">
              <w:rPr>
                <w:rFonts w:ascii="Arial" w:hAnsi="Arial" w:cs="Arial"/>
                <w:color w:val="000000" w:themeColor="text1"/>
                <w:kern w:val="24"/>
                <w:highlight w:val="yellow"/>
                <w:lang w:val="en-CA"/>
              </w:rPr>
              <w:t xml:space="preserve"> </w:t>
            </w:r>
            <w:r w:rsidR="00896B56" w:rsidRPr="00054113">
              <w:rPr>
                <w:rFonts w:ascii="Arial" w:hAnsi="Arial" w:cs="Arial"/>
                <w:color w:val="000000" w:themeColor="text1"/>
                <w:kern w:val="24"/>
                <w:highlight w:val="yellow"/>
                <w:lang w:val="en-CA"/>
              </w:rPr>
              <w:t xml:space="preserve">- </w:t>
            </w:r>
            <w:r w:rsidR="00896B56" w:rsidRPr="00054113">
              <w:rPr>
                <w:rFonts w:ascii="Arial" w:hAnsi="Arial" w:cs="Arial"/>
                <w:color w:val="000000" w:themeColor="text1"/>
                <w:highlight w:val="yellow"/>
                <w:lang w:val="en-CA"/>
              </w:rPr>
              <w:t xml:space="preserve">10 alphanumeric </w:t>
            </w:r>
            <w:proofErr w:type="spellStart"/>
            <w:r w:rsidR="00896B56" w:rsidRPr="00054113">
              <w:rPr>
                <w:rFonts w:ascii="Arial" w:hAnsi="Arial" w:cs="Arial"/>
                <w:color w:val="000000" w:themeColor="text1"/>
                <w:highlight w:val="yellow"/>
                <w:lang w:val="en-CA"/>
              </w:rPr>
              <w:t>max</w:t>
            </w:r>
            <w:r w:rsidR="0071601D" w:rsidRPr="00054113">
              <w:rPr>
                <w:rFonts w:ascii="Arial" w:hAnsi="Arial" w:cs="Arial"/>
                <w:color w:val="000000" w:themeColor="text1"/>
                <w:lang w:val="en-CA"/>
              </w:rPr>
              <w:t>.</w:t>
            </w:r>
            <w:r w:rsidR="003A2513" w:rsidRPr="00054113">
              <w:rPr>
                <w:rFonts w:ascii="Arial" w:hAnsi="Arial" w:cs="Arial"/>
                <w:color w:val="000000" w:themeColor="text1"/>
                <w:kern w:val="24"/>
                <w:lang w:val="en-CA"/>
              </w:rPr>
              <w:t>Th</w:t>
            </w:r>
            <w:r w:rsidR="00E736A2" w:rsidRPr="00054113">
              <w:rPr>
                <w:rFonts w:ascii="Arial" w:hAnsi="Arial" w:cs="Arial"/>
                <w:color w:val="000000" w:themeColor="text1"/>
                <w:kern w:val="24"/>
                <w:lang w:val="en-CA"/>
              </w:rPr>
              <w:t>e</w:t>
            </w:r>
            <w:proofErr w:type="spellEnd"/>
            <w:r w:rsidR="00E736A2" w:rsidRPr="00054113">
              <w:rPr>
                <w:rFonts w:ascii="Arial" w:hAnsi="Arial" w:cs="Arial"/>
                <w:color w:val="000000" w:themeColor="text1"/>
                <w:kern w:val="24"/>
                <w:lang w:val="en-CA"/>
              </w:rPr>
              <w:t xml:space="preserve"> following type of data is </w:t>
            </w:r>
            <w:r w:rsidR="00F1758B" w:rsidRPr="00054113">
              <w:rPr>
                <w:rFonts w:ascii="Arial" w:hAnsi="Arial" w:cs="Arial"/>
                <w:color w:val="000000" w:themeColor="text1"/>
                <w:kern w:val="24"/>
                <w:lang w:val="en-CA"/>
              </w:rPr>
              <w:t>considered as good data</w:t>
            </w:r>
            <w:r w:rsidR="0034130F" w:rsidRPr="00054113">
              <w:rPr>
                <w:rFonts w:ascii="Arial" w:hAnsi="Arial" w:cs="Arial"/>
                <w:color w:val="000000" w:themeColor="text1"/>
                <w:kern w:val="24"/>
                <w:lang w:val="en-CA"/>
              </w:rPr>
              <w:t xml:space="preserve"> for bot data entry</w:t>
            </w:r>
          </w:p>
          <w:p w14:paraId="1B055B54" w14:textId="5A52A398" w:rsidR="00ED5480" w:rsidRPr="00054113" w:rsidRDefault="00ED5480" w:rsidP="00F1758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Funds commitment 110..series</w:t>
            </w:r>
            <w:r w:rsidR="0076572D" w:rsidRPr="00054113">
              <w:rPr>
                <w:rFonts w:ascii="Arial" w:hAnsi="Arial" w:cs="Arial"/>
                <w:color w:val="000000" w:themeColor="text1"/>
                <w:lang w:val="en-CA"/>
              </w:rPr>
              <w:t xml:space="preserve"> </w:t>
            </w:r>
          </w:p>
          <w:p w14:paraId="5C039378" w14:textId="67D570D8" w:rsidR="00842CFC" w:rsidRPr="00054113" w:rsidRDefault="00842CFC" w:rsidP="00F1758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 xml:space="preserve">Card document 5000.. </w:t>
            </w:r>
          </w:p>
          <w:p w14:paraId="52E04320" w14:textId="305E2E21" w:rsidR="0076572D" w:rsidRPr="00054113" w:rsidRDefault="0076572D" w:rsidP="00F1758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Travel Docs – 9000</w:t>
            </w:r>
          </w:p>
          <w:p w14:paraId="7FFB132D" w14:textId="1DC3FE62" w:rsidR="0076572D" w:rsidRPr="00054113" w:rsidRDefault="0076572D"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If the bot finds the</w:t>
            </w:r>
            <w:r w:rsidR="00F1758B" w:rsidRPr="00054113">
              <w:rPr>
                <w:rFonts w:ascii="Arial" w:hAnsi="Arial" w:cs="Arial"/>
                <w:color w:val="000000" w:themeColor="text1"/>
                <w:lang w:val="en-CA"/>
              </w:rPr>
              <w:t xml:space="preserve"> following</w:t>
            </w:r>
            <w:r w:rsidRPr="00054113">
              <w:rPr>
                <w:rFonts w:ascii="Arial" w:hAnsi="Arial" w:cs="Arial"/>
                <w:color w:val="000000" w:themeColor="text1"/>
                <w:lang w:val="en-CA"/>
              </w:rPr>
              <w:t xml:space="preserve"> series, skip them as a business </w:t>
            </w:r>
            <w:r w:rsidR="00F1758B" w:rsidRPr="00054113">
              <w:rPr>
                <w:rFonts w:ascii="Arial" w:hAnsi="Arial" w:cs="Arial"/>
                <w:color w:val="000000" w:themeColor="text1"/>
                <w:lang w:val="en-CA"/>
              </w:rPr>
              <w:t>exception and move the email to exception folder.</w:t>
            </w:r>
          </w:p>
          <w:p w14:paraId="794CDAF5" w14:textId="1CCF872B" w:rsidR="00F1758B" w:rsidRPr="00054113" w:rsidRDefault="00F1758B" w:rsidP="00F1758B">
            <w:pPr>
              <w:pStyle w:val="ListParagraph"/>
              <w:numPr>
                <w:ilvl w:val="0"/>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highlight w:val="yellow"/>
                <w:lang w:val="en-CA"/>
              </w:rPr>
              <w:t xml:space="preserve">Purchase order 4500../HT../6D../E../R.. series </w:t>
            </w:r>
          </w:p>
          <w:p w14:paraId="2C512D76" w14:textId="77777777" w:rsidR="00F1758B" w:rsidRPr="00054113" w:rsidRDefault="00F1758B"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p w14:paraId="7A6E9C9B" w14:textId="75B5CCDC" w:rsidR="003A35EF" w:rsidRPr="00054113" w:rsidRDefault="003A35EF"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tc>
        <w:tc>
          <w:tcPr>
            <w:tcW w:w="2729" w:type="dxa"/>
          </w:tcPr>
          <w:p w14:paraId="4326DFCB" w14:textId="68821D40" w:rsidR="42891581" w:rsidRPr="00054113" w:rsidRDefault="42891581" w:rsidP="42891581">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Throw a business Exception</w:t>
            </w:r>
            <w:r w:rsidR="00765854">
              <w:rPr>
                <w:rFonts w:ascii="Arial" w:hAnsi="Arial" w:cs="Arial"/>
                <w:color w:val="000000" w:themeColor="text1"/>
                <w:lang w:val="en-CA"/>
              </w:rPr>
              <w:t xml:space="preserve"> if Purchase order series is found</w:t>
            </w:r>
          </w:p>
          <w:p w14:paraId="15D11727" w14:textId="65F143E5" w:rsidR="42891581" w:rsidRPr="00054113" w:rsidRDefault="42891581"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tc>
      </w:tr>
      <w:tr w:rsidR="42891581" w:rsidRPr="00054113" w14:paraId="5205AD90"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tcPr>
          <w:p w14:paraId="6F655C7A" w14:textId="569569FD" w:rsidR="7891E5B4" w:rsidRPr="00054113" w:rsidRDefault="00765854" w:rsidP="42891581">
            <w:pPr>
              <w:spacing w:line="240" w:lineRule="auto"/>
              <w:ind w:left="0"/>
              <w:rPr>
                <w:rFonts w:ascii="Arial" w:hAnsi="Arial" w:cs="Arial"/>
                <w:b w:val="0"/>
                <w:bCs w:val="0"/>
                <w:color w:val="000000" w:themeColor="text1"/>
                <w:lang w:val="en-CA"/>
              </w:rPr>
            </w:pPr>
            <w:r w:rsidRPr="00A75224">
              <w:rPr>
                <w:rFonts w:ascii="Arial" w:eastAsia="Calibri" w:hAnsi="Arial" w:cs="Arial"/>
                <w:b w:val="0"/>
                <w:bCs w:val="0"/>
                <w:color w:val="000000" w:themeColor="text1"/>
              </w:rPr>
              <w:t xml:space="preserve">Enter Text Maximum 50 Characters/Texte Maximum 50 </w:t>
            </w:r>
            <w:proofErr w:type="spellStart"/>
            <w:r w:rsidRPr="00A75224">
              <w:rPr>
                <w:rFonts w:ascii="Arial" w:eastAsia="Calibri" w:hAnsi="Arial" w:cs="Arial"/>
                <w:b w:val="0"/>
                <w:bCs w:val="0"/>
                <w:color w:val="000000" w:themeColor="text1"/>
              </w:rPr>
              <w:t>caractères</w:t>
            </w:r>
            <w:proofErr w:type="spellEnd"/>
            <w:r w:rsidRPr="005C691B">
              <w:rPr>
                <w:rFonts w:ascii="Arial" w:eastAsia="Calibri" w:hAnsi="Arial" w:cs="Arial"/>
                <w:color w:val="000000" w:themeColor="text1"/>
              </w:rPr>
              <w:t xml:space="preserve"> </w:t>
            </w:r>
            <w:r w:rsidR="7190781B" w:rsidRPr="00054113">
              <w:rPr>
                <w:rFonts w:ascii="Arial" w:hAnsi="Arial" w:cs="Arial"/>
                <w:b w:val="0"/>
                <w:bCs w:val="0"/>
                <w:color w:val="000000" w:themeColor="text1"/>
                <w:lang w:val="en-CA"/>
              </w:rPr>
              <w:t>in JV form</w:t>
            </w:r>
          </w:p>
        </w:tc>
        <w:tc>
          <w:tcPr>
            <w:tcW w:w="1006" w:type="dxa"/>
          </w:tcPr>
          <w:p w14:paraId="11CC173E" w14:textId="51721EC6" w:rsidR="42891581" w:rsidRPr="00054113" w:rsidRDefault="42891581"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VR-1</w:t>
            </w:r>
            <w:r w:rsidR="0EB057F8" w:rsidRPr="00054113">
              <w:rPr>
                <w:rFonts w:ascii="Arial" w:hAnsi="Arial" w:cs="Arial"/>
                <w:color w:val="000000" w:themeColor="text1"/>
                <w:lang w:val="en-CA"/>
              </w:rPr>
              <w:t>1</w:t>
            </w:r>
          </w:p>
        </w:tc>
        <w:tc>
          <w:tcPr>
            <w:tcW w:w="4194" w:type="dxa"/>
          </w:tcPr>
          <w:p w14:paraId="4EB60FB1" w14:textId="0125BDA9" w:rsidR="42891581" w:rsidRPr="00054113" w:rsidRDefault="00913AB8"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kern w:val="24"/>
                <w:highlight w:val="yellow"/>
                <w:lang w:val="en-CA"/>
              </w:rPr>
              <w:t>Optional field</w:t>
            </w:r>
          </w:p>
        </w:tc>
        <w:tc>
          <w:tcPr>
            <w:tcW w:w="2729" w:type="dxa"/>
          </w:tcPr>
          <w:p w14:paraId="237BD734" w14:textId="65F143E5" w:rsidR="42891581" w:rsidRPr="00054113" w:rsidRDefault="42891581" w:rsidP="00765854">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p>
        </w:tc>
      </w:tr>
      <w:tr w:rsidR="42891581" w:rsidRPr="00054113" w14:paraId="1815FDA9"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1980" w:type="dxa"/>
          </w:tcPr>
          <w:p w14:paraId="5C5EAF1C" w14:textId="5412B93A" w:rsidR="3A9F9789" w:rsidRPr="00054113" w:rsidRDefault="00765854" w:rsidP="42891581">
            <w:pPr>
              <w:spacing w:line="240" w:lineRule="auto"/>
              <w:ind w:left="0"/>
              <w:rPr>
                <w:rFonts w:ascii="Arial" w:eastAsia="Calibri" w:hAnsi="Arial" w:cs="Arial"/>
                <w:b w:val="0"/>
                <w:bCs w:val="0"/>
                <w:color w:val="000000" w:themeColor="text1"/>
                <w:sz w:val="22"/>
                <w:szCs w:val="22"/>
              </w:rPr>
            </w:pPr>
            <w:r w:rsidRPr="00A75224">
              <w:rPr>
                <w:rFonts w:ascii="Arial" w:eastAsia="Calibri" w:hAnsi="Arial" w:cs="Arial"/>
                <w:b w:val="0"/>
                <w:bCs w:val="0"/>
                <w:color w:val="000000" w:themeColor="text1"/>
              </w:rPr>
              <w:t>WBSE/</w:t>
            </w:r>
            <w:r w:rsidRPr="00A75224">
              <w:rPr>
                <w:b w:val="0"/>
                <w:bCs w:val="0"/>
              </w:rPr>
              <w:t xml:space="preserve"> </w:t>
            </w:r>
            <w:proofErr w:type="spellStart"/>
            <w:r w:rsidRPr="00A75224">
              <w:rPr>
                <w:rFonts w:ascii="Arial" w:eastAsia="Calibri" w:hAnsi="Arial" w:cs="Arial"/>
                <w:b w:val="0"/>
                <w:bCs w:val="0"/>
                <w:color w:val="000000" w:themeColor="text1"/>
              </w:rPr>
              <w:t>Élémentd'OTP</w:t>
            </w:r>
            <w:proofErr w:type="spellEnd"/>
            <w:r w:rsidR="57E4584D" w:rsidRPr="00054113">
              <w:rPr>
                <w:rFonts w:ascii="Arial" w:eastAsia="Calibri" w:hAnsi="Arial" w:cs="Arial"/>
                <w:b w:val="0"/>
                <w:bCs w:val="0"/>
                <w:color w:val="000000" w:themeColor="text1"/>
                <w:sz w:val="22"/>
                <w:szCs w:val="22"/>
              </w:rPr>
              <w:t xml:space="preserve"> in JV form</w:t>
            </w:r>
          </w:p>
        </w:tc>
        <w:tc>
          <w:tcPr>
            <w:tcW w:w="1006" w:type="dxa"/>
          </w:tcPr>
          <w:p w14:paraId="5A93EC7B" w14:textId="326D7AA0" w:rsidR="42891581" w:rsidRPr="00054113" w:rsidRDefault="42891581"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VR-1</w:t>
            </w:r>
            <w:r w:rsidR="356D642E" w:rsidRPr="00054113">
              <w:rPr>
                <w:rFonts w:ascii="Arial" w:hAnsi="Arial" w:cs="Arial"/>
                <w:color w:val="000000" w:themeColor="text1"/>
                <w:lang w:val="en-CA"/>
              </w:rPr>
              <w:t>2</w:t>
            </w:r>
          </w:p>
        </w:tc>
        <w:tc>
          <w:tcPr>
            <w:tcW w:w="4194" w:type="dxa"/>
          </w:tcPr>
          <w:p w14:paraId="10656E8F" w14:textId="3D16AEF6" w:rsidR="42891581" w:rsidRPr="00054113" w:rsidRDefault="00913AB8"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kern w:val="24"/>
                <w:highlight w:val="yellow"/>
                <w:lang w:val="en-CA"/>
              </w:rPr>
              <w:t>Optional field</w:t>
            </w:r>
            <w:r w:rsidR="42891581" w:rsidRPr="00054113">
              <w:rPr>
                <w:rFonts w:ascii="Arial" w:hAnsi="Arial" w:cs="Arial"/>
                <w:color w:val="000000" w:themeColor="text1"/>
                <w:lang w:val="en-CA"/>
              </w:rPr>
              <w:t xml:space="preserve">  </w:t>
            </w:r>
          </w:p>
          <w:p w14:paraId="57477BC5" w14:textId="4BB93214" w:rsidR="42891581" w:rsidRPr="00054113" w:rsidRDefault="42891581"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tc>
        <w:tc>
          <w:tcPr>
            <w:tcW w:w="2729" w:type="dxa"/>
          </w:tcPr>
          <w:p w14:paraId="478F850E" w14:textId="65F143E5" w:rsidR="42891581" w:rsidRPr="00054113" w:rsidRDefault="42891581" w:rsidP="00765854">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tc>
      </w:tr>
      <w:tr w:rsidR="42891581" w:rsidRPr="00054113" w14:paraId="3F045559"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tcPr>
          <w:p w14:paraId="1FE2513E" w14:textId="1BE5F78B" w:rsidR="34135913" w:rsidRPr="00054113" w:rsidRDefault="00765854" w:rsidP="42891581">
            <w:pPr>
              <w:spacing w:line="240" w:lineRule="auto"/>
              <w:ind w:left="0"/>
              <w:rPr>
                <w:rFonts w:ascii="Arial" w:eastAsia="Calibri" w:hAnsi="Arial" w:cs="Arial"/>
                <w:b w:val="0"/>
                <w:bCs w:val="0"/>
                <w:color w:val="000000" w:themeColor="text1"/>
                <w:sz w:val="22"/>
                <w:szCs w:val="22"/>
              </w:rPr>
            </w:pPr>
            <w:r w:rsidRPr="00A75224">
              <w:rPr>
                <w:rFonts w:ascii="Arial" w:eastAsia="Calibri" w:hAnsi="Arial" w:cs="Arial"/>
                <w:b w:val="0"/>
                <w:bCs w:val="0"/>
                <w:color w:val="000000" w:themeColor="text1"/>
              </w:rPr>
              <w:lastRenderedPageBreak/>
              <w:t>Fund/Fonds</w:t>
            </w:r>
            <w:r w:rsidR="6A7E5211" w:rsidRPr="00054113">
              <w:rPr>
                <w:rFonts w:ascii="Arial" w:eastAsia="Calibri" w:hAnsi="Arial" w:cs="Arial"/>
                <w:b w:val="0"/>
                <w:bCs w:val="0"/>
                <w:color w:val="000000" w:themeColor="text1"/>
                <w:sz w:val="22"/>
                <w:szCs w:val="22"/>
              </w:rPr>
              <w:t xml:space="preserve"> in JV form</w:t>
            </w:r>
          </w:p>
        </w:tc>
        <w:tc>
          <w:tcPr>
            <w:tcW w:w="1006" w:type="dxa"/>
          </w:tcPr>
          <w:p w14:paraId="620A7762" w14:textId="0F0A5619" w:rsidR="42891581" w:rsidRPr="00054113" w:rsidRDefault="42891581"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VR-1</w:t>
            </w:r>
            <w:r w:rsidR="719C6AD4" w:rsidRPr="00054113">
              <w:rPr>
                <w:rFonts w:ascii="Arial" w:hAnsi="Arial" w:cs="Arial"/>
                <w:color w:val="000000" w:themeColor="text1"/>
                <w:lang w:val="en-CA"/>
              </w:rPr>
              <w:t>3</w:t>
            </w:r>
          </w:p>
        </w:tc>
        <w:tc>
          <w:tcPr>
            <w:tcW w:w="4194" w:type="dxa"/>
          </w:tcPr>
          <w:p w14:paraId="1ADA7A10" w14:textId="113B050C" w:rsidR="42891581" w:rsidRPr="00054113" w:rsidRDefault="00B82B8A"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This field auto populates unless there is a change</w:t>
            </w:r>
            <w:r w:rsidR="00DC6A45" w:rsidRPr="00054113">
              <w:rPr>
                <w:rFonts w:ascii="Arial" w:hAnsi="Arial" w:cs="Arial"/>
                <w:color w:val="000000" w:themeColor="text1"/>
                <w:lang w:val="en-CA"/>
              </w:rPr>
              <w:t xml:space="preserve"> referenced on the form</w:t>
            </w:r>
            <w:r w:rsidR="42891581" w:rsidRPr="00054113">
              <w:rPr>
                <w:rFonts w:ascii="Arial" w:hAnsi="Arial" w:cs="Arial"/>
                <w:color w:val="000000" w:themeColor="text1"/>
                <w:lang w:val="en-CA"/>
              </w:rPr>
              <w:t xml:space="preserve">  </w:t>
            </w:r>
          </w:p>
          <w:p w14:paraId="538145DC" w14:textId="4BB93214" w:rsidR="42891581" w:rsidRPr="00054113" w:rsidRDefault="42891581"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p>
        </w:tc>
        <w:tc>
          <w:tcPr>
            <w:tcW w:w="2729" w:type="dxa"/>
          </w:tcPr>
          <w:p w14:paraId="50F21388" w14:textId="65F143E5" w:rsidR="42891581" w:rsidRPr="00054113" w:rsidRDefault="42891581" w:rsidP="00765854">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p>
        </w:tc>
      </w:tr>
      <w:tr w:rsidR="00654590" w:rsidRPr="00054113" w14:paraId="6EE4792B"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1980" w:type="dxa"/>
          </w:tcPr>
          <w:p w14:paraId="539E78CA" w14:textId="3CCEE2F3" w:rsidR="00654590" w:rsidRPr="00054113" w:rsidRDefault="00654590" w:rsidP="42891581">
            <w:pPr>
              <w:spacing w:line="240" w:lineRule="auto"/>
              <w:ind w:left="0"/>
              <w:rPr>
                <w:rFonts w:ascii="Arial" w:eastAsia="Calibri" w:hAnsi="Arial" w:cs="Arial"/>
                <w:b w:val="0"/>
                <w:bCs w:val="0"/>
                <w:color w:val="000000" w:themeColor="text1"/>
                <w:sz w:val="22"/>
                <w:szCs w:val="22"/>
              </w:rPr>
            </w:pPr>
            <w:r w:rsidRPr="00054113">
              <w:rPr>
                <w:rFonts w:ascii="Arial" w:eastAsia="Calibri" w:hAnsi="Arial" w:cs="Arial"/>
                <w:b w:val="0"/>
                <w:bCs w:val="0"/>
                <w:color w:val="000000" w:themeColor="text1"/>
                <w:sz w:val="22"/>
                <w:szCs w:val="22"/>
              </w:rPr>
              <w:t>JV Balance</w:t>
            </w:r>
          </w:p>
        </w:tc>
        <w:tc>
          <w:tcPr>
            <w:tcW w:w="1006" w:type="dxa"/>
          </w:tcPr>
          <w:p w14:paraId="018CD114" w14:textId="5722946B" w:rsidR="00654590" w:rsidRPr="00054113" w:rsidRDefault="00654590"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VR-14</w:t>
            </w:r>
          </w:p>
        </w:tc>
        <w:tc>
          <w:tcPr>
            <w:tcW w:w="4194" w:type="dxa"/>
          </w:tcPr>
          <w:p w14:paraId="2D561774" w14:textId="77777777" w:rsidR="00654590" w:rsidRPr="00054113" w:rsidRDefault="00654590"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 xml:space="preserve">Must not be Blank in JV form  </w:t>
            </w:r>
          </w:p>
          <w:p w14:paraId="123D8AC4" w14:textId="6DA035AA" w:rsidR="00DC6A45" w:rsidRPr="00054113" w:rsidRDefault="00DC6A45" w:rsidP="42891581">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Must equal 0</w:t>
            </w:r>
          </w:p>
        </w:tc>
        <w:tc>
          <w:tcPr>
            <w:tcW w:w="2729" w:type="dxa"/>
          </w:tcPr>
          <w:p w14:paraId="317C0420" w14:textId="77777777" w:rsidR="00654590" w:rsidRPr="00054113" w:rsidRDefault="00654590" w:rsidP="00654590">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Throw a business Exception</w:t>
            </w:r>
          </w:p>
          <w:p w14:paraId="5E0131E8" w14:textId="77777777" w:rsidR="00654590" w:rsidRPr="00054113" w:rsidRDefault="00654590" w:rsidP="42891581">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n-CA"/>
              </w:rPr>
            </w:pPr>
          </w:p>
        </w:tc>
      </w:tr>
      <w:tr w:rsidR="00765854" w:rsidRPr="00054113" w14:paraId="574FCB6C"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tcPr>
          <w:p w14:paraId="02BA07D6" w14:textId="3D85AFB4" w:rsidR="00765854" w:rsidRPr="00765854" w:rsidRDefault="00765854" w:rsidP="42891581">
            <w:pPr>
              <w:spacing w:line="240" w:lineRule="auto"/>
              <w:ind w:left="0"/>
              <w:rPr>
                <w:rFonts w:ascii="Arial" w:eastAsia="Calibri" w:hAnsi="Arial" w:cs="Arial"/>
                <w:b w:val="0"/>
                <w:bCs w:val="0"/>
                <w:color w:val="000000" w:themeColor="text1"/>
                <w:sz w:val="22"/>
                <w:szCs w:val="22"/>
              </w:rPr>
            </w:pPr>
            <w:r w:rsidRPr="00765854">
              <w:rPr>
                <w:rFonts w:ascii="Arial" w:eastAsia="Calibri" w:hAnsi="Arial" w:cs="Arial"/>
                <w:b w:val="0"/>
                <w:bCs w:val="0"/>
                <w:color w:val="000000" w:themeColor="text1"/>
                <w:sz w:val="22"/>
                <w:szCs w:val="22"/>
              </w:rPr>
              <w:t>Total</w:t>
            </w:r>
            <w:r>
              <w:rPr>
                <w:rFonts w:ascii="Arial" w:eastAsia="Calibri" w:hAnsi="Arial" w:cs="Arial"/>
                <w:b w:val="0"/>
                <w:bCs w:val="0"/>
                <w:color w:val="000000" w:themeColor="text1"/>
                <w:sz w:val="22"/>
                <w:szCs w:val="22"/>
              </w:rPr>
              <w:t xml:space="preserve"> value for</w:t>
            </w:r>
            <w:r w:rsidRPr="00765854">
              <w:rPr>
                <w:rFonts w:ascii="Arial" w:eastAsia="Calibri" w:hAnsi="Arial" w:cs="Arial"/>
                <w:b w:val="0"/>
                <w:bCs w:val="0"/>
                <w:color w:val="000000" w:themeColor="text1"/>
                <w:sz w:val="22"/>
                <w:szCs w:val="22"/>
              </w:rPr>
              <w:t xml:space="preserve"> Credit and Debit</w:t>
            </w:r>
            <w:r>
              <w:rPr>
                <w:rFonts w:ascii="Arial" w:eastAsia="Calibri" w:hAnsi="Arial" w:cs="Arial"/>
                <w:b w:val="0"/>
                <w:bCs w:val="0"/>
                <w:color w:val="000000" w:themeColor="text1"/>
                <w:sz w:val="22"/>
                <w:szCs w:val="22"/>
              </w:rPr>
              <w:t xml:space="preserve"> tables is same</w:t>
            </w:r>
          </w:p>
        </w:tc>
        <w:tc>
          <w:tcPr>
            <w:tcW w:w="1006" w:type="dxa"/>
          </w:tcPr>
          <w:p w14:paraId="35CB40DC" w14:textId="1AEEFB45" w:rsidR="00765854" w:rsidRPr="00765854" w:rsidRDefault="00765854"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VR-15</w:t>
            </w:r>
          </w:p>
        </w:tc>
        <w:tc>
          <w:tcPr>
            <w:tcW w:w="4194" w:type="dxa"/>
          </w:tcPr>
          <w:p w14:paraId="51840087" w14:textId="4B28C309" w:rsidR="00765854" w:rsidRPr="00054113" w:rsidRDefault="00765854" w:rsidP="42891581">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Pr>
                <w:rFonts w:ascii="Arial" w:hAnsi="Arial" w:cs="Arial"/>
                <w:color w:val="000000" w:themeColor="text1"/>
                <w:lang w:val="en-CA"/>
              </w:rPr>
              <w:t>Credit Total = Debit Total</w:t>
            </w:r>
          </w:p>
        </w:tc>
        <w:tc>
          <w:tcPr>
            <w:tcW w:w="2729" w:type="dxa"/>
          </w:tcPr>
          <w:p w14:paraId="644B227A" w14:textId="77777777" w:rsidR="00765854" w:rsidRPr="00054113" w:rsidRDefault="00765854" w:rsidP="00765854">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r w:rsidRPr="00054113">
              <w:rPr>
                <w:rFonts w:ascii="Arial" w:hAnsi="Arial" w:cs="Arial"/>
                <w:color w:val="000000" w:themeColor="text1"/>
                <w:lang w:val="en-CA"/>
              </w:rPr>
              <w:t>Throw a business Exception</w:t>
            </w:r>
          </w:p>
          <w:p w14:paraId="50152C42" w14:textId="77777777" w:rsidR="00765854" w:rsidRPr="00054113" w:rsidRDefault="00765854" w:rsidP="00654590">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n-CA"/>
              </w:rPr>
            </w:pPr>
          </w:p>
        </w:tc>
      </w:tr>
    </w:tbl>
    <w:p w14:paraId="10674E05" w14:textId="20CA81A8" w:rsidR="00AA288D" w:rsidRPr="00321B65" w:rsidRDefault="00AA288D" w:rsidP="376E9050">
      <w:pPr>
        <w:pStyle w:val="Heading2"/>
        <w:keepLines w:val="0"/>
        <w:numPr>
          <w:ilvl w:val="2"/>
          <w:numId w:val="10"/>
        </w:numPr>
        <w:spacing w:before="480" w:after="240" w:line="240" w:lineRule="auto"/>
        <w:rPr>
          <w:rFonts w:ascii="Arial" w:eastAsia="Times New Roman" w:hAnsi="Arial" w:cs="Arial"/>
          <w:color w:val="auto"/>
          <w:sz w:val="40"/>
          <w:szCs w:val="40"/>
          <w:lang w:val="en-CA"/>
        </w:rPr>
      </w:pPr>
      <w:bookmarkStart w:id="283" w:name="_Toc161735838"/>
      <w:bookmarkEnd w:id="274"/>
      <w:commentRangeStart w:id="284"/>
      <w:commentRangeStart w:id="285"/>
      <w:commentRangeStart w:id="286"/>
      <w:r w:rsidRPr="00321B65">
        <w:rPr>
          <w:rFonts w:ascii="Arial" w:eastAsia="Times New Roman" w:hAnsi="Arial" w:cs="Arial"/>
          <w:color w:val="auto"/>
          <w:sz w:val="40"/>
          <w:szCs w:val="40"/>
          <w:lang w:val="en-CA"/>
        </w:rPr>
        <w:t>Calculations</w:t>
      </w:r>
      <w:commentRangeEnd w:id="284"/>
      <w:r w:rsidRPr="00054113">
        <w:rPr>
          <w:rStyle w:val="CommentReference"/>
          <w:rFonts w:ascii="Arial" w:hAnsi="Arial" w:cs="Arial"/>
        </w:rPr>
        <w:commentReference w:id="284"/>
      </w:r>
      <w:commentRangeEnd w:id="285"/>
      <w:r w:rsidRPr="00054113">
        <w:rPr>
          <w:rStyle w:val="CommentReference"/>
          <w:rFonts w:ascii="Arial" w:hAnsi="Arial" w:cs="Arial"/>
        </w:rPr>
        <w:commentReference w:id="285"/>
      </w:r>
      <w:commentRangeEnd w:id="286"/>
      <w:r w:rsidR="00C6317C" w:rsidRPr="00054113">
        <w:rPr>
          <w:rStyle w:val="CommentReference"/>
          <w:rFonts w:ascii="Arial" w:eastAsiaTheme="minorEastAsia" w:hAnsi="Arial" w:cs="Arial"/>
          <w:color w:val="auto"/>
        </w:rPr>
        <w:commentReference w:id="286"/>
      </w:r>
      <w:bookmarkEnd w:id="283"/>
    </w:p>
    <w:tbl>
      <w:tblPr>
        <w:tblStyle w:val="GridTable4-Accent4"/>
        <w:tblW w:w="10008" w:type="dxa"/>
        <w:tblLook w:val="04A0" w:firstRow="1" w:lastRow="0" w:firstColumn="1" w:lastColumn="0" w:noHBand="0" w:noVBand="1"/>
      </w:tblPr>
      <w:tblGrid>
        <w:gridCol w:w="2446"/>
        <w:gridCol w:w="7562"/>
      </w:tblGrid>
      <w:tr w:rsidR="00DB3A81" w:rsidRPr="00054113" w14:paraId="5EB6992A" w14:textId="77777777" w:rsidTr="00BF30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13CBD9A" w14:textId="77777777" w:rsidR="00DB3A81" w:rsidRPr="00321B65" w:rsidRDefault="00DB3A81" w:rsidP="00DB3A81">
            <w:pPr>
              <w:spacing w:before="77" w:after="0" w:line="240" w:lineRule="auto"/>
              <w:ind w:left="0"/>
              <w:jc w:val="center"/>
              <w:textAlignment w:val="baseline"/>
              <w:rPr>
                <w:rFonts w:ascii="Arial" w:hAnsi="Arial" w:cs="Arial"/>
                <w:color w:val="auto"/>
                <w:kern w:val="24"/>
                <w:lang w:val="en-CA"/>
              </w:rPr>
            </w:pPr>
          </w:p>
        </w:tc>
        <w:tc>
          <w:tcPr>
            <w:tcW w:w="0" w:type="dxa"/>
          </w:tcPr>
          <w:p w14:paraId="524290B7" w14:textId="77777777" w:rsidR="00DB3A81" w:rsidRPr="00321B65" w:rsidRDefault="00DB3A81" w:rsidP="00DB3A81">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p>
        </w:tc>
      </w:tr>
      <w:tr w:rsidR="00DB3A81" w:rsidRPr="00054113" w14:paraId="101822E9" w14:textId="77777777" w:rsidTr="00BF3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E1ED48D" w14:textId="77C6AC13" w:rsidR="00DB3A81" w:rsidRPr="00321B65" w:rsidRDefault="0064406C" w:rsidP="606ED6AD">
            <w:pPr>
              <w:spacing w:before="77" w:after="0" w:line="240" w:lineRule="auto"/>
              <w:ind w:left="0"/>
              <w:jc w:val="center"/>
              <w:textAlignment w:val="baseline"/>
              <w:rPr>
                <w:rFonts w:ascii="Arial" w:hAnsi="Arial" w:cs="Arial"/>
                <w:b w:val="0"/>
                <w:bCs w:val="0"/>
                <w:i/>
                <w:iCs/>
                <w:kern w:val="24"/>
                <w:lang w:val="en-CA"/>
              </w:rPr>
            </w:pPr>
            <w:r w:rsidRPr="00321B65">
              <w:rPr>
                <w:rFonts w:ascii="Arial" w:hAnsi="Arial" w:cs="Arial"/>
                <w:b w:val="0"/>
                <w:bCs w:val="0"/>
                <w:i/>
                <w:iCs/>
                <w:kern w:val="24"/>
                <w:lang w:val="en-CA"/>
              </w:rPr>
              <w:t>C1</w:t>
            </w:r>
          </w:p>
        </w:tc>
        <w:tc>
          <w:tcPr>
            <w:tcW w:w="0" w:type="dxa"/>
          </w:tcPr>
          <w:p w14:paraId="1FCCD51B" w14:textId="45BD83AF" w:rsidR="00DB3A81" w:rsidRPr="00321B65" w:rsidRDefault="33841560" w:rsidP="606ED6AD">
            <w:pPr>
              <w:spacing w:before="77" w:after="0" w:line="240"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rPr>
              <w:t>Debit and credit must match.</w:t>
            </w:r>
          </w:p>
        </w:tc>
      </w:tr>
      <w:tr w:rsidR="606ED6AD" w:rsidRPr="00054113" w14:paraId="48BE622F" w14:textId="77777777" w:rsidTr="00BF3015">
        <w:trPr>
          <w:trHeight w:val="300"/>
        </w:trPr>
        <w:tc>
          <w:tcPr>
            <w:cnfStyle w:val="001000000000" w:firstRow="0" w:lastRow="0" w:firstColumn="1" w:lastColumn="0" w:oddVBand="0" w:evenVBand="0" w:oddHBand="0" w:evenHBand="0" w:firstRowFirstColumn="0" w:firstRowLastColumn="0" w:lastRowFirstColumn="0" w:lastRowLastColumn="0"/>
            <w:tcW w:w="0" w:type="dxa"/>
          </w:tcPr>
          <w:p w14:paraId="0517C1C4" w14:textId="1D66DE3C" w:rsidR="606ED6AD" w:rsidRPr="00321B65" w:rsidRDefault="0064406C" w:rsidP="606ED6AD">
            <w:pPr>
              <w:spacing w:line="240" w:lineRule="auto"/>
              <w:ind w:left="0"/>
              <w:jc w:val="center"/>
              <w:rPr>
                <w:rFonts w:ascii="Arial" w:hAnsi="Arial" w:cs="Arial"/>
                <w:b w:val="0"/>
                <w:bCs w:val="0"/>
                <w:i/>
                <w:iCs/>
                <w:lang w:val="en-CA"/>
              </w:rPr>
            </w:pPr>
            <w:r w:rsidRPr="00321B65">
              <w:rPr>
                <w:rFonts w:ascii="Arial" w:hAnsi="Arial" w:cs="Arial"/>
                <w:b w:val="0"/>
                <w:bCs w:val="0"/>
                <w:i/>
                <w:iCs/>
                <w:lang w:val="en-CA"/>
              </w:rPr>
              <w:t>C2</w:t>
            </w:r>
          </w:p>
        </w:tc>
        <w:tc>
          <w:tcPr>
            <w:tcW w:w="0" w:type="dxa"/>
          </w:tcPr>
          <w:p w14:paraId="26BB64C2" w14:textId="1EFF3D3A" w:rsidR="33841560" w:rsidRPr="00321B65" w:rsidRDefault="33841560" w:rsidP="606ED6AD">
            <w:pPr>
              <w:ind w:left="360"/>
              <w:cnfStyle w:val="000000000000" w:firstRow="0" w:lastRow="0" w:firstColumn="0" w:lastColumn="0" w:oddVBand="0" w:evenVBand="0" w:oddHBand="0" w:evenHBand="0" w:firstRowFirstColumn="0" w:firstRowLastColumn="0" w:lastRowFirstColumn="0" w:lastRowLastColumn="0"/>
              <w:rPr>
                <w:rFonts w:ascii="Arial" w:hAnsi="Arial" w:cs="Arial"/>
              </w:rPr>
            </w:pPr>
            <w:r w:rsidRPr="00321B65">
              <w:rPr>
                <w:rFonts w:ascii="Arial" w:hAnsi="Arial" w:cs="Arial"/>
              </w:rPr>
              <w:t>Totals of both combined must equal 0</w:t>
            </w:r>
          </w:p>
        </w:tc>
      </w:tr>
    </w:tbl>
    <w:p w14:paraId="134A80B8" w14:textId="7176B564" w:rsidR="00931F1A" w:rsidRPr="00321B65" w:rsidRDefault="00931F1A"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87" w:name="_Toc161735839"/>
      <w:r w:rsidRPr="00321B65">
        <w:rPr>
          <w:rFonts w:ascii="Arial" w:eastAsia="Times New Roman" w:hAnsi="Arial" w:cs="Arial"/>
          <w:color w:val="auto"/>
          <w:sz w:val="48"/>
          <w:szCs w:val="48"/>
          <w:lang w:val="en-CA"/>
        </w:rPr>
        <w:t xml:space="preserve">Document Processing </w:t>
      </w:r>
      <w:r w:rsidR="004A6010" w:rsidRPr="00321B65">
        <w:rPr>
          <w:rFonts w:ascii="Arial" w:eastAsia="Times New Roman" w:hAnsi="Arial" w:cs="Arial"/>
          <w:color w:val="auto"/>
          <w:sz w:val="48"/>
          <w:szCs w:val="48"/>
          <w:lang w:val="en-CA"/>
        </w:rPr>
        <w:t xml:space="preserve">Field to System </w:t>
      </w:r>
      <w:r w:rsidR="006C088A" w:rsidRPr="00321B65">
        <w:rPr>
          <w:rFonts w:ascii="Arial" w:eastAsia="Times New Roman" w:hAnsi="Arial" w:cs="Arial"/>
          <w:color w:val="auto"/>
          <w:sz w:val="48"/>
          <w:szCs w:val="48"/>
          <w:lang w:val="en-CA"/>
        </w:rPr>
        <w:t>Field Mapping</w:t>
      </w:r>
      <w:bookmarkEnd w:id="287"/>
    </w:p>
    <w:p w14:paraId="7E520645" w14:textId="77777777" w:rsidR="00B67E1A" w:rsidRPr="00321B65" w:rsidRDefault="00B67E1A" w:rsidP="00281592">
      <w:pPr>
        <w:ind w:left="709"/>
        <w:rPr>
          <w:rFonts w:ascii="Arial" w:hAnsi="Arial" w:cs="Arial"/>
        </w:rPr>
      </w:pPr>
      <w:r w:rsidRPr="00321B65">
        <w:rPr>
          <w:rFonts w:ascii="Arial" w:hAnsi="Arial" w:cs="Arial"/>
        </w:rPr>
        <w:t xml:space="preserve">This section specifies which fields in an invoice are to be mapped to which fields in the system for data entry purposes. </w:t>
      </w:r>
    </w:p>
    <w:p w14:paraId="2BC776BC" w14:textId="77777777" w:rsidR="00B67E1A" w:rsidRPr="00321B65" w:rsidRDefault="00B67E1A" w:rsidP="00281592">
      <w:pPr>
        <w:ind w:left="709"/>
        <w:rPr>
          <w:rFonts w:ascii="Arial" w:hAnsi="Arial" w:cs="Arial"/>
        </w:rPr>
      </w:pPr>
      <w:r w:rsidRPr="00321B65">
        <w:rPr>
          <w:rFonts w:ascii="Arial" w:hAnsi="Arial" w:cs="Arial"/>
          <w:i/>
          <w:iCs/>
        </w:rPr>
        <w:t>Include screenshots clearly showing the invoice and system UI fields to supplement the below table.</w:t>
      </w:r>
    </w:p>
    <w:tbl>
      <w:tblPr>
        <w:tblStyle w:val="GridTable4-Accent4"/>
        <w:tblW w:w="4052" w:type="pct"/>
        <w:tblInd w:w="709" w:type="dxa"/>
        <w:tblLook w:val="04A0" w:firstRow="1" w:lastRow="0" w:firstColumn="1" w:lastColumn="0" w:noHBand="0" w:noVBand="1"/>
      </w:tblPr>
      <w:tblGrid>
        <w:gridCol w:w="4237"/>
        <w:gridCol w:w="3340"/>
      </w:tblGrid>
      <w:tr w:rsidR="00B6780E" w:rsidRPr="00054113" w14:paraId="5EB3ADA8" w14:textId="77777777" w:rsidTr="42891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pct"/>
          </w:tcPr>
          <w:p w14:paraId="52448EC3" w14:textId="03339F37" w:rsidR="00B6780E" w:rsidRPr="00321B65" w:rsidRDefault="315466A4" w:rsidP="00B6780E">
            <w:pPr>
              <w:spacing w:before="77" w:after="0" w:line="240" w:lineRule="auto"/>
              <w:ind w:left="0"/>
              <w:jc w:val="center"/>
              <w:textAlignment w:val="baseline"/>
              <w:rPr>
                <w:rFonts w:ascii="Arial" w:hAnsi="Arial" w:cs="Arial"/>
                <w:color w:val="auto"/>
                <w:kern w:val="24"/>
                <w:lang w:val="en-CA"/>
              </w:rPr>
            </w:pPr>
            <w:bookmarkStart w:id="288" w:name="_Hlk161263331"/>
            <w:r w:rsidRPr="00321B65">
              <w:rPr>
                <w:rFonts w:ascii="Arial" w:hAnsi="Arial" w:cs="Arial"/>
                <w:color w:val="auto"/>
                <w:kern w:val="24"/>
                <w:lang w:val="en-CA"/>
              </w:rPr>
              <w:t>Field Name o</w:t>
            </w:r>
            <w:r w:rsidR="4BFC7F50" w:rsidRPr="00321B65">
              <w:rPr>
                <w:rFonts w:ascii="Arial" w:hAnsi="Arial" w:cs="Arial"/>
                <w:color w:val="auto"/>
                <w:kern w:val="24"/>
                <w:lang w:val="en-CA"/>
              </w:rPr>
              <w:t>n JV</w:t>
            </w:r>
          </w:p>
        </w:tc>
        <w:tc>
          <w:tcPr>
            <w:tcW w:w="2204" w:type="pct"/>
          </w:tcPr>
          <w:p w14:paraId="2B25A83B" w14:textId="77777777" w:rsidR="00B6780E" w:rsidRPr="00321B65" w:rsidRDefault="00B6780E" w:rsidP="00B6780E">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Field Name in the System</w:t>
            </w:r>
          </w:p>
        </w:tc>
      </w:tr>
      <w:tr w:rsidR="00B6780E" w:rsidRPr="00054113" w14:paraId="15EBFA8B" w14:textId="77777777" w:rsidTr="42891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pct"/>
          </w:tcPr>
          <w:p w14:paraId="2E19F826" w14:textId="5C8E63A8" w:rsidR="00B6780E" w:rsidRPr="00321B65" w:rsidRDefault="008A1543" w:rsidP="42891581">
            <w:pPr>
              <w:spacing w:before="77" w:after="0" w:line="240" w:lineRule="auto"/>
              <w:ind w:left="0"/>
              <w:jc w:val="center"/>
              <w:textAlignment w:val="baseline"/>
              <w:rPr>
                <w:rFonts w:ascii="Arial" w:eastAsia="Arial" w:hAnsi="Arial" w:cs="Arial"/>
                <w:kern w:val="24"/>
                <w:lang w:val="en-CA"/>
              </w:rPr>
            </w:pPr>
            <w:r w:rsidRPr="00FB2ABD">
              <w:rPr>
                <w:rFonts w:ascii="Arial" w:hAnsi="Arial" w:cs="Arial"/>
                <w:b w:val="0"/>
                <w:bCs w:val="0"/>
                <w:lang w:val="en-CA"/>
              </w:rPr>
              <w:t>GL Account</w:t>
            </w:r>
            <w:r>
              <w:rPr>
                <w:rFonts w:ascii="Arial" w:hAnsi="Arial" w:cs="Arial"/>
                <w:b w:val="0"/>
                <w:bCs w:val="0"/>
                <w:lang w:val="en-CA"/>
              </w:rPr>
              <w:t>/</w:t>
            </w:r>
            <w:proofErr w:type="spellStart"/>
            <w:r w:rsidRPr="00FB2ABD">
              <w:rPr>
                <w:rFonts w:ascii="Arial" w:hAnsi="Arial" w:cs="Arial"/>
                <w:b w:val="0"/>
                <w:bCs w:val="0"/>
                <w:lang w:val="en-CA"/>
              </w:rPr>
              <w:t>Comptedu</w:t>
            </w:r>
            <w:proofErr w:type="spellEnd"/>
            <w:r w:rsidRPr="00FB2ABD">
              <w:rPr>
                <w:rFonts w:ascii="Arial" w:hAnsi="Arial" w:cs="Arial"/>
                <w:b w:val="0"/>
                <w:bCs w:val="0"/>
                <w:lang w:val="en-CA"/>
              </w:rPr>
              <w:t xml:space="preserve"> GLG</w:t>
            </w:r>
          </w:p>
        </w:tc>
        <w:tc>
          <w:tcPr>
            <w:tcW w:w="2204" w:type="pct"/>
          </w:tcPr>
          <w:p w14:paraId="355195C8" w14:textId="2A579234" w:rsidR="00B6780E" w:rsidRPr="00054113" w:rsidRDefault="1E07ABBE" w:rsidP="42891581">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rPr>
            </w:pPr>
            <w:r w:rsidRPr="00054113">
              <w:rPr>
                <w:rFonts w:ascii="Arial" w:eastAsia="Calibri" w:hAnsi="Arial" w:cs="Arial"/>
                <w:color w:val="000000" w:themeColor="text1"/>
                <w:sz w:val="22"/>
                <w:szCs w:val="22"/>
                <w:lang w:val="en-CA"/>
              </w:rPr>
              <w:t xml:space="preserve">G/L acct </w:t>
            </w:r>
            <w:r w:rsidRPr="00321B65">
              <w:rPr>
                <w:rFonts w:ascii="Arial" w:eastAsia="Arial" w:hAnsi="Arial" w:cs="Arial"/>
                <w:lang w:val="en-CA"/>
              </w:rPr>
              <w:t xml:space="preserve"> </w:t>
            </w:r>
          </w:p>
        </w:tc>
      </w:tr>
      <w:tr w:rsidR="00B6780E" w:rsidRPr="00054113" w14:paraId="75B6A823" w14:textId="77777777" w:rsidTr="42891581">
        <w:tc>
          <w:tcPr>
            <w:cnfStyle w:val="001000000000" w:firstRow="0" w:lastRow="0" w:firstColumn="1" w:lastColumn="0" w:oddVBand="0" w:evenVBand="0" w:oddHBand="0" w:evenHBand="0" w:firstRowFirstColumn="0" w:firstRowLastColumn="0" w:lastRowFirstColumn="0" w:lastRowLastColumn="0"/>
            <w:tcW w:w="2796" w:type="pct"/>
          </w:tcPr>
          <w:p w14:paraId="18F754A8" w14:textId="70A9134E" w:rsidR="00B6780E" w:rsidRPr="00321B65" w:rsidRDefault="1E07ABBE" w:rsidP="42891581">
            <w:pPr>
              <w:spacing w:before="77" w:after="0" w:line="240" w:lineRule="auto"/>
              <w:ind w:left="0"/>
              <w:jc w:val="center"/>
              <w:textAlignment w:val="baseline"/>
              <w:rPr>
                <w:rFonts w:ascii="Arial" w:eastAsia="Arial" w:hAnsi="Arial" w:cs="Arial"/>
                <w:kern w:val="24"/>
                <w:lang w:val="en-CA"/>
              </w:rPr>
            </w:pPr>
            <w:r w:rsidRPr="00054113">
              <w:rPr>
                <w:rFonts w:ascii="Arial" w:eastAsia="Calibri" w:hAnsi="Arial" w:cs="Arial"/>
                <w:b w:val="0"/>
                <w:bCs w:val="0"/>
                <w:color w:val="000000" w:themeColor="text1"/>
                <w:sz w:val="22"/>
                <w:szCs w:val="22"/>
              </w:rPr>
              <w:t>credit\debit</w:t>
            </w:r>
          </w:p>
        </w:tc>
        <w:tc>
          <w:tcPr>
            <w:tcW w:w="2204" w:type="pct"/>
          </w:tcPr>
          <w:p w14:paraId="6377604F" w14:textId="5C112BE0" w:rsidR="00B6780E" w:rsidRPr="00321B65" w:rsidRDefault="1E07ABBE" w:rsidP="42891581">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kern w:val="24"/>
                <w:lang w:val="en-CA"/>
              </w:rPr>
            </w:pPr>
            <w:r w:rsidRPr="00054113">
              <w:rPr>
                <w:rFonts w:ascii="Arial" w:eastAsia="Calibri" w:hAnsi="Arial" w:cs="Arial"/>
                <w:color w:val="000000" w:themeColor="text1"/>
                <w:sz w:val="22"/>
                <w:szCs w:val="22"/>
              </w:rPr>
              <w:t>D/C</w:t>
            </w:r>
          </w:p>
        </w:tc>
      </w:tr>
      <w:tr w:rsidR="00B6780E" w:rsidRPr="00054113" w14:paraId="6C516E1C" w14:textId="77777777" w:rsidTr="42891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pct"/>
          </w:tcPr>
          <w:p w14:paraId="7B5D4710" w14:textId="44A90015" w:rsidR="00B6780E" w:rsidRPr="00321B65" w:rsidRDefault="008A1543" w:rsidP="42891581">
            <w:pPr>
              <w:spacing w:before="77" w:after="0" w:line="240" w:lineRule="auto"/>
              <w:ind w:left="0"/>
              <w:jc w:val="center"/>
              <w:textAlignment w:val="baseline"/>
              <w:rPr>
                <w:rFonts w:ascii="Arial" w:eastAsia="Arial" w:hAnsi="Arial" w:cs="Arial"/>
                <w:kern w:val="24"/>
                <w:lang w:val="en-CA"/>
              </w:rPr>
            </w:pPr>
            <w:r w:rsidRPr="00FB2ABD">
              <w:rPr>
                <w:rFonts w:ascii="Arial" w:hAnsi="Arial" w:cs="Arial"/>
                <w:b w:val="0"/>
                <w:bCs w:val="0"/>
                <w:color w:val="000000" w:themeColor="text1"/>
                <w:lang w:val="en-CA"/>
              </w:rPr>
              <w:t>Amount without ta</w:t>
            </w:r>
            <w:r>
              <w:rPr>
                <w:rFonts w:ascii="Arial" w:hAnsi="Arial" w:cs="Arial"/>
                <w:b w:val="0"/>
                <w:bCs w:val="0"/>
                <w:color w:val="000000" w:themeColor="text1"/>
                <w:lang w:val="en-CA"/>
              </w:rPr>
              <w:t>x/</w:t>
            </w:r>
            <w:proofErr w:type="spellStart"/>
            <w:r w:rsidRPr="00FB2ABD">
              <w:rPr>
                <w:rFonts w:ascii="Arial" w:hAnsi="Arial" w:cs="Arial"/>
                <w:b w:val="0"/>
                <w:bCs w:val="0"/>
                <w:color w:val="000000" w:themeColor="text1"/>
                <w:lang w:val="en-CA"/>
              </w:rPr>
              <w:t>Montant</w:t>
            </w:r>
            <w:proofErr w:type="spellEnd"/>
            <w:r>
              <w:rPr>
                <w:rFonts w:ascii="Arial" w:hAnsi="Arial" w:cs="Arial"/>
                <w:b w:val="0"/>
                <w:bCs w:val="0"/>
                <w:color w:val="000000" w:themeColor="text1"/>
                <w:lang w:val="en-CA"/>
              </w:rPr>
              <w:t xml:space="preserve"> </w:t>
            </w:r>
            <w:r w:rsidRPr="00FB2ABD">
              <w:rPr>
                <w:rFonts w:ascii="Arial" w:hAnsi="Arial" w:cs="Arial"/>
                <w:b w:val="0"/>
                <w:bCs w:val="0"/>
                <w:color w:val="000000" w:themeColor="text1"/>
                <w:lang w:val="en-CA"/>
              </w:rPr>
              <w:t>sans Taxe</w:t>
            </w:r>
          </w:p>
        </w:tc>
        <w:tc>
          <w:tcPr>
            <w:tcW w:w="2204" w:type="pct"/>
          </w:tcPr>
          <w:p w14:paraId="447C36DC" w14:textId="7E78B1B0" w:rsidR="00B6780E" w:rsidRPr="00054113" w:rsidRDefault="62B46A6A" w:rsidP="42891581">
            <w:pPr>
              <w:spacing w:before="77" w:after="0" w:line="240" w:lineRule="auto"/>
              <w:textAlignment w:val="baseline"/>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kern w:val="24"/>
                <w:sz w:val="22"/>
                <w:szCs w:val="22"/>
              </w:rPr>
            </w:pPr>
            <w:commentRangeStart w:id="289"/>
            <w:commentRangeStart w:id="290"/>
            <w:r w:rsidRPr="00054113">
              <w:rPr>
                <w:rFonts w:ascii="Arial" w:eastAsia="Calibri" w:hAnsi="Arial" w:cs="Arial"/>
                <w:color w:val="000000" w:themeColor="text1"/>
                <w:sz w:val="22"/>
                <w:szCs w:val="22"/>
              </w:rPr>
              <w:t xml:space="preserve">Amount in </w:t>
            </w:r>
            <w:proofErr w:type="spellStart"/>
            <w:r w:rsidRPr="00054113">
              <w:rPr>
                <w:rFonts w:ascii="Arial" w:eastAsia="Calibri" w:hAnsi="Arial" w:cs="Arial"/>
                <w:color w:val="000000" w:themeColor="text1"/>
                <w:sz w:val="22"/>
                <w:szCs w:val="22"/>
              </w:rPr>
              <w:t>do</w:t>
            </w:r>
            <w:r w:rsidR="00867C79">
              <w:rPr>
                <w:rFonts w:ascii="Arial" w:eastAsia="Calibri" w:hAnsi="Arial" w:cs="Arial"/>
                <w:color w:val="000000" w:themeColor="text1"/>
                <w:sz w:val="22"/>
                <w:szCs w:val="22"/>
              </w:rPr>
              <w:t>c.curr</w:t>
            </w:r>
            <w:proofErr w:type="spellEnd"/>
            <w:r w:rsidR="0A499211" w:rsidRPr="00054113">
              <w:rPr>
                <w:rFonts w:ascii="Arial" w:eastAsia="Calibri" w:hAnsi="Arial" w:cs="Arial"/>
                <w:color w:val="000000" w:themeColor="text1"/>
                <w:sz w:val="22"/>
                <w:szCs w:val="22"/>
              </w:rPr>
              <w:t>...</w:t>
            </w:r>
            <w:commentRangeEnd w:id="289"/>
            <w:r w:rsidR="00B6780E" w:rsidRPr="00054113">
              <w:rPr>
                <w:rStyle w:val="CommentReference"/>
                <w:rFonts w:ascii="Arial" w:hAnsi="Arial" w:cs="Arial"/>
              </w:rPr>
              <w:commentReference w:id="289"/>
            </w:r>
            <w:commentRangeEnd w:id="290"/>
            <w:r w:rsidR="00E472E1" w:rsidRPr="00054113">
              <w:rPr>
                <w:rStyle w:val="CommentReference"/>
                <w:rFonts w:ascii="Arial" w:hAnsi="Arial" w:cs="Arial"/>
              </w:rPr>
              <w:commentReference w:id="290"/>
            </w:r>
          </w:p>
        </w:tc>
      </w:tr>
      <w:tr w:rsidR="42891581" w:rsidRPr="00054113" w14:paraId="4FF4D00B"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4237" w:type="dxa"/>
          </w:tcPr>
          <w:p w14:paraId="2352EFC5" w14:textId="0A3B6937" w:rsidR="0A499211" w:rsidRPr="00054113" w:rsidRDefault="0A499211" w:rsidP="42891581">
            <w:pPr>
              <w:spacing w:line="240" w:lineRule="auto"/>
              <w:ind w:left="0"/>
              <w:jc w:val="center"/>
              <w:rPr>
                <w:rFonts w:ascii="Arial" w:eastAsia="Calibri" w:hAnsi="Arial" w:cs="Arial"/>
                <w:sz w:val="22"/>
                <w:szCs w:val="22"/>
              </w:rPr>
            </w:pPr>
            <w:r w:rsidRPr="00054113">
              <w:rPr>
                <w:rFonts w:ascii="Arial" w:eastAsia="Calibri" w:hAnsi="Arial" w:cs="Arial"/>
                <w:b w:val="0"/>
                <w:bCs w:val="0"/>
                <w:color w:val="000000" w:themeColor="text1"/>
                <w:sz w:val="22"/>
                <w:szCs w:val="22"/>
              </w:rPr>
              <w:t>“IO”</w:t>
            </w:r>
          </w:p>
        </w:tc>
        <w:tc>
          <w:tcPr>
            <w:tcW w:w="3340" w:type="dxa"/>
          </w:tcPr>
          <w:p w14:paraId="11228331" w14:textId="6A258E1C" w:rsidR="0A499211" w:rsidRPr="00054113" w:rsidRDefault="0A499211" w:rsidP="42891581">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Tax co</w:t>
            </w:r>
            <w:r w:rsidR="001B7EB3" w:rsidRPr="00054113">
              <w:rPr>
                <w:rFonts w:ascii="Arial" w:eastAsia="Calibri" w:hAnsi="Arial" w:cs="Arial"/>
                <w:color w:val="000000" w:themeColor="text1"/>
                <w:sz w:val="22"/>
                <w:szCs w:val="22"/>
              </w:rPr>
              <w:t>de</w:t>
            </w:r>
          </w:p>
        </w:tc>
      </w:tr>
      <w:tr w:rsidR="42891581" w:rsidRPr="00054113" w14:paraId="79ACF7CD"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37" w:type="dxa"/>
          </w:tcPr>
          <w:p w14:paraId="6DF30D39" w14:textId="6B471124" w:rsidR="0A499211" w:rsidRPr="00054113" w:rsidRDefault="0A499211" w:rsidP="42891581">
            <w:pPr>
              <w:spacing w:line="240" w:lineRule="auto"/>
              <w:ind w:left="0"/>
              <w:jc w:val="center"/>
              <w:rPr>
                <w:rFonts w:ascii="Arial" w:eastAsia="Calibri" w:hAnsi="Arial" w:cs="Arial"/>
                <w:sz w:val="22"/>
                <w:szCs w:val="22"/>
              </w:rPr>
            </w:pPr>
            <w:r w:rsidRPr="00054113">
              <w:rPr>
                <w:rFonts w:ascii="Arial" w:eastAsia="Calibri" w:hAnsi="Arial" w:cs="Arial"/>
                <w:b w:val="0"/>
                <w:bCs w:val="0"/>
                <w:color w:val="000000" w:themeColor="text1"/>
                <w:sz w:val="22"/>
                <w:szCs w:val="22"/>
              </w:rPr>
              <w:lastRenderedPageBreak/>
              <w:t>CAON</w:t>
            </w:r>
          </w:p>
        </w:tc>
        <w:tc>
          <w:tcPr>
            <w:tcW w:w="3340" w:type="dxa"/>
          </w:tcPr>
          <w:p w14:paraId="1CC833F0" w14:textId="2392BA6D" w:rsidR="0A499211" w:rsidRPr="00054113" w:rsidRDefault="0A499211" w:rsidP="42891581">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 xml:space="preserve">Tax </w:t>
            </w:r>
            <w:r w:rsidR="00DF1541" w:rsidRPr="00054113">
              <w:rPr>
                <w:rFonts w:ascii="Arial" w:eastAsia="Calibri" w:hAnsi="Arial" w:cs="Arial"/>
                <w:color w:val="000000" w:themeColor="text1"/>
                <w:sz w:val="22"/>
                <w:szCs w:val="22"/>
              </w:rPr>
              <w:t>jurisdiction</w:t>
            </w:r>
            <w:r w:rsidR="00954C0B" w:rsidRPr="00054113">
              <w:rPr>
                <w:rFonts w:ascii="Arial" w:eastAsia="Calibri" w:hAnsi="Arial" w:cs="Arial"/>
                <w:color w:val="000000" w:themeColor="text1"/>
                <w:sz w:val="22"/>
                <w:szCs w:val="22"/>
              </w:rPr>
              <w:t xml:space="preserve"> code </w:t>
            </w:r>
          </w:p>
        </w:tc>
      </w:tr>
      <w:tr w:rsidR="42891581" w:rsidRPr="00054113" w14:paraId="2DD5B4E8"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4237" w:type="dxa"/>
          </w:tcPr>
          <w:p w14:paraId="4BFA1A1D" w14:textId="63D32012" w:rsidR="0A499211" w:rsidRPr="00BB223D" w:rsidRDefault="00BB223D" w:rsidP="42891581">
            <w:pPr>
              <w:spacing w:line="240" w:lineRule="auto"/>
              <w:jc w:val="center"/>
              <w:rPr>
                <w:rFonts w:ascii="Arial" w:eastAsia="Calibri" w:hAnsi="Arial" w:cs="Arial"/>
                <w:b w:val="0"/>
                <w:bCs w:val="0"/>
                <w:color w:val="000000" w:themeColor="text1"/>
                <w:sz w:val="22"/>
                <w:szCs w:val="22"/>
                <w:lang w:val="fr-CA"/>
              </w:rPr>
            </w:pPr>
            <w:proofErr w:type="spellStart"/>
            <w:r w:rsidRPr="00BB223D">
              <w:rPr>
                <w:rFonts w:ascii="Arial" w:hAnsi="Arial" w:cs="Arial"/>
                <w:b w:val="0"/>
                <w:bCs w:val="0"/>
                <w:color w:val="000000" w:themeColor="text1"/>
                <w:lang w:val="fr-CA"/>
              </w:rPr>
              <w:t>Cost</w:t>
            </w:r>
            <w:proofErr w:type="spellEnd"/>
            <w:r w:rsidRPr="00BB223D">
              <w:rPr>
                <w:rFonts w:ascii="Arial" w:hAnsi="Arial" w:cs="Arial"/>
                <w:b w:val="0"/>
                <w:bCs w:val="0"/>
                <w:color w:val="000000" w:themeColor="text1"/>
                <w:lang w:val="fr-CA"/>
              </w:rPr>
              <w:t xml:space="preserve"> Center/</w:t>
            </w:r>
            <w:proofErr w:type="spellStart"/>
            <w:r w:rsidRPr="00BB223D">
              <w:rPr>
                <w:rFonts w:ascii="Arial" w:hAnsi="Arial" w:cs="Arial"/>
                <w:b w:val="0"/>
                <w:bCs w:val="0"/>
                <w:color w:val="000000" w:themeColor="text1"/>
                <w:lang w:val="fr-CA"/>
              </w:rPr>
              <w:t>Centrde</w:t>
            </w:r>
            <w:proofErr w:type="spellEnd"/>
            <w:r w:rsidRPr="00BB223D">
              <w:rPr>
                <w:rFonts w:ascii="Arial" w:hAnsi="Arial" w:cs="Arial"/>
                <w:b w:val="0"/>
                <w:bCs w:val="0"/>
                <w:color w:val="000000" w:themeColor="text1"/>
                <w:lang w:val="fr-CA"/>
              </w:rPr>
              <w:t xml:space="preserve"> coûts</w:t>
            </w:r>
          </w:p>
        </w:tc>
        <w:tc>
          <w:tcPr>
            <w:tcW w:w="3340" w:type="dxa"/>
          </w:tcPr>
          <w:p w14:paraId="18638BBD" w14:textId="634F596D" w:rsidR="0A499211" w:rsidRPr="00054113" w:rsidRDefault="0A499211" w:rsidP="42891581">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Cost cen</w:t>
            </w:r>
            <w:r w:rsidR="00954C0B" w:rsidRPr="00054113">
              <w:rPr>
                <w:rFonts w:ascii="Arial" w:eastAsia="Calibri" w:hAnsi="Arial" w:cs="Arial"/>
                <w:color w:val="000000" w:themeColor="text1"/>
                <w:sz w:val="22"/>
                <w:szCs w:val="22"/>
              </w:rPr>
              <w:t>ter</w:t>
            </w:r>
          </w:p>
        </w:tc>
      </w:tr>
      <w:tr w:rsidR="42891581" w:rsidRPr="00054113" w14:paraId="59605FED"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37" w:type="dxa"/>
          </w:tcPr>
          <w:p w14:paraId="1042945C" w14:textId="08550170" w:rsidR="0A499211" w:rsidRPr="00054113" w:rsidRDefault="00BB223D" w:rsidP="42891581">
            <w:pPr>
              <w:spacing w:line="240" w:lineRule="auto"/>
              <w:jc w:val="center"/>
              <w:rPr>
                <w:rFonts w:ascii="Arial" w:eastAsia="Calibri" w:hAnsi="Arial" w:cs="Arial"/>
                <w:sz w:val="22"/>
                <w:szCs w:val="22"/>
              </w:rPr>
            </w:pPr>
            <w:r w:rsidRPr="00CE0248">
              <w:rPr>
                <w:rFonts w:ascii="Arial" w:eastAsia="Calibri" w:hAnsi="Arial" w:cs="Arial"/>
                <w:b w:val="0"/>
                <w:bCs w:val="0"/>
                <w:color w:val="000000" w:themeColor="text1"/>
              </w:rPr>
              <w:t>Functional Area/</w:t>
            </w:r>
            <w:proofErr w:type="spellStart"/>
            <w:r w:rsidRPr="00CE0248">
              <w:rPr>
                <w:rFonts w:ascii="Arial" w:eastAsia="Calibri" w:hAnsi="Arial" w:cs="Arial"/>
                <w:b w:val="0"/>
                <w:bCs w:val="0"/>
                <w:color w:val="000000" w:themeColor="text1"/>
              </w:rPr>
              <w:t>Secteur</w:t>
            </w:r>
            <w:proofErr w:type="spellEnd"/>
            <w:r w:rsidRPr="00CE0248">
              <w:rPr>
                <w:rFonts w:ascii="Arial" w:eastAsia="Calibri" w:hAnsi="Arial" w:cs="Arial"/>
                <w:b w:val="0"/>
                <w:bCs w:val="0"/>
                <w:color w:val="000000" w:themeColor="text1"/>
              </w:rPr>
              <w:t xml:space="preserve"> </w:t>
            </w:r>
            <w:proofErr w:type="spellStart"/>
            <w:r w:rsidRPr="00CE0248">
              <w:rPr>
                <w:rFonts w:ascii="Arial" w:eastAsia="Calibri" w:hAnsi="Arial" w:cs="Arial"/>
                <w:b w:val="0"/>
                <w:bCs w:val="0"/>
                <w:color w:val="000000" w:themeColor="text1"/>
              </w:rPr>
              <w:t>fonctionne</w:t>
            </w:r>
            <w:r>
              <w:rPr>
                <w:rFonts w:ascii="Arial" w:eastAsia="Calibri" w:hAnsi="Arial" w:cs="Arial"/>
                <w:b w:val="0"/>
                <w:bCs w:val="0"/>
                <w:color w:val="000000" w:themeColor="text1"/>
              </w:rPr>
              <w:t>l</w:t>
            </w:r>
            <w:proofErr w:type="spellEnd"/>
            <w:r>
              <w:rPr>
                <w:rFonts w:ascii="Arial" w:eastAsia="Calibri" w:hAnsi="Arial" w:cs="Arial"/>
                <w:color w:val="000000" w:themeColor="text1"/>
              </w:rPr>
              <w:t xml:space="preserve"> </w:t>
            </w:r>
            <w:r w:rsidRPr="005C691B">
              <w:rPr>
                <w:rFonts w:ascii="Arial" w:eastAsia="Calibri" w:hAnsi="Arial" w:cs="Arial"/>
                <w:color w:val="000000" w:themeColor="text1"/>
              </w:rPr>
              <w:t xml:space="preserve"> </w:t>
            </w:r>
          </w:p>
        </w:tc>
        <w:tc>
          <w:tcPr>
            <w:tcW w:w="3340" w:type="dxa"/>
          </w:tcPr>
          <w:p w14:paraId="402A7647" w14:textId="50DF27FC" w:rsidR="0A499211" w:rsidRPr="00054113" w:rsidRDefault="0A499211" w:rsidP="42891581">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Func. Area</w:t>
            </w:r>
          </w:p>
        </w:tc>
      </w:tr>
      <w:tr w:rsidR="42891581" w:rsidRPr="00054113" w14:paraId="0FF7C897"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4237" w:type="dxa"/>
          </w:tcPr>
          <w:p w14:paraId="27109026" w14:textId="140DE6C6" w:rsidR="0A499211" w:rsidRPr="00054113" w:rsidRDefault="00BB223D" w:rsidP="42891581">
            <w:pPr>
              <w:spacing w:line="240" w:lineRule="auto"/>
              <w:jc w:val="center"/>
              <w:rPr>
                <w:rFonts w:ascii="Arial" w:eastAsia="Calibri" w:hAnsi="Arial" w:cs="Arial"/>
                <w:sz w:val="22"/>
                <w:szCs w:val="22"/>
              </w:rPr>
            </w:pPr>
            <w:r w:rsidRPr="00CE0248">
              <w:rPr>
                <w:rFonts w:ascii="Arial" w:eastAsia="Calibri" w:hAnsi="Arial" w:cs="Arial"/>
                <w:b w:val="0"/>
                <w:bCs w:val="0"/>
                <w:color w:val="000000" w:themeColor="text1"/>
              </w:rPr>
              <w:t>CDO/BMC</w:t>
            </w:r>
          </w:p>
        </w:tc>
        <w:tc>
          <w:tcPr>
            <w:tcW w:w="3340" w:type="dxa"/>
          </w:tcPr>
          <w:p w14:paraId="5711D5C6" w14:textId="10F5E10F" w:rsidR="0A499211" w:rsidRPr="00054113" w:rsidRDefault="00816652" w:rsidP="42891581">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CDO #</w:t>
            </w:r>
          </w:p>
        </w:tc>
      </w:tr>
      <w:tr w:rsidR="42891581" w:rsidRPr="00054113" w14:paraId="784EEF8B"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37" w:type="dxa"/>
          </w:tcPr>
          <w:p w14:paraId="6DC68CD4" w14:textId="27D17A88" w:rsidR="0A499211" w:rsidRPr="00054113" w:rsidRDefault="00BB223D" w:rsidP="42891581">
            <w:pPr>
              <w:spacing w:line="240" w:lineRule="auto"/>
              <w:jc w:val="center"/>
              <w:rPr>
                <w:rFonts w:ascii="Arial" w:eastAsia="Calibri" w:hAnsi="Arial" w:cs="Arial"/>
                <w:sz w:val="22"/>
                <w:szCs w:val="22"/>
              </w:rPr>
            </w:pPr>
            <w:r w:rsidRPr="000D4606">
              <w:rPr>
                <w:rFonts w:ascii="Arial" w:eastAsia="Calibri" w:hAnsi="Arial" w:cs="Arial"/>
                <w:b w:val="0"/>
                <w:bCs w:val="0"/>
                <w:color w:val="000000" w:themeColor="text1"/>
              </w:rPr>
              <w:t xml:space="preserve">Internal Order Number/ </w:t>
            </w:r>
            <w:proofErr w:type="spellStart"/>
            <w:r w:rsidRPr="000D4606">
              <w:rPr>
                <w:rFonts w:ascii="Arial" w:eastAsia="Calibri" w:hAnsi="Arial" w:cs="Arial"/>
                <w:b w:val="0"/>
                <w:bCs w:val="0"/>
                <w:color w:val="000000" w:themeColor="text1"/>
              </w:rPr>
              <w:t>Numéro</w:t>
            </w:r>
            <w:proofErr w:type="spellEnd"/>
            <w:r w:rsidRPr="000D4606">
              <w:rPr>
                <w:rFonts w:ascii="Arial" w:eastAsia="Calibri" w:hAnsi="Arial" w:cs="Arial"/>
                <w:b w:val="0"/>
                <w:bCs w:val="0"/>
                <w:color w:val="000000" w:themeColor="text1"/>
              </w:rPr>
              <w:t xml:space="preserve"> de </w:t>
            </w:r>
            <w:proofErr w:type="spellStart"/>
            <w:r w:rsidRPr="000D4606">
              <w:rPr>
                <w:rFonts w:ascii="Arial" w:eastAsia="Calibri" w:hAnsi="Arial" w:cs="Arial"/>
                <w:b w:val="0"/>
                <w:bCs w:val="0"/>
                <w:color w:val="000000" w:themeColor="text1"/>
              </w:rPr>
              <w:t>commande</w:t>
            </w:r>
            <w:proofErr w:type="spellEnd"/>
            <w:r w:rsidRPr="000D4606">
              <w:rPr>
                <w:rFonts w:ascii="Arial" w:eastAsia="Calibri" w:hAnsi="Arial" w:cs="Arial"/>
                <w:b w:val="0"/>
                <w:bCs w:val="0"/>
                <w:color w:val="000000" w:themeColor="text1"/>
              </w:rPr>
              <w:t xml:space="preserve"> interne</w:t>
            </w:r>
          </w:p>
        </w:tc>
        <w:tc>
          <w:tcPr>
            <w:tcW w:w="3340" w:type="dxa"/>
          </w:tcPr>
          <w:p w14:paraId="63D0B12E" w14:textId="78CA2041" w:rsidR="0A499211" w:rsidRPr="00054113" w:rsidRDefault="0A499211" w:rsidP="42891581">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Order</w:t>
            </w:r>
          </w:p>
        </w:tc>
      </w:tr>
      <w:tr w:rsidR="42891581" w:rsidRPr="00054113" w14:paraId="3164C6A8"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4237" w:type="dxa"/>
          </w:tcPr>
          <w:p w14:paraId="62BDEB53" w14:textId="12568A79" w:rsidR="0A499211" w:rsidRPr="00BB223D" w:rsidRDefault="00BB223D" w:rsidP="42891581">
            <w:pPr>
              <w:rPr>
                <w:rFonts w:ascii="Arial" w:eastAsia="Calibri" w:hAnsi="Arial" w:cs="Arial"/>
                <w:sz w:val="22"/>
                <w:szCs w:val="22"/>
                <w:lang w:val="fr-CA"/>
              </w:rPr>
            </w:pPr>
            <w:proofErr w:type="spellStart"/>
            <w:r w:rsidRPr="000D4606">
              <w:rPr>
                <w:rFonts w:ascii="Arial" w:eastAsia="Calibri" w:hAnsi="Arial" w:cs="Arial"/>
                <w:b w:val="0"/>
                <w:bCs w:val="0"/>
                <w:color w:val="000000" w:themeColor="text1"/>
                <w:lang w:val="fr-CA"/>
              </w:rPr>
              <w:t>Commitment</w:t>
            </w:r>
            <w:proofErr w:type="spellEnd"/>
            <w:r w:rsidRPr="000D4606">
              <w:rPr>
                <w:rFonts w:ascii="Arial" w:eastAsia="Calibri" w:hAnsi="Arial" w:cs="Arial"/>
                <w:b w:val="0"/>
                <w:bCs w:val="0"/>
                <w:color w:val="000000" w:themeColor="text1"/>
                <w:lang w:val="fr-CA"/>
              </w:rPr>
              <w:t xml:space="preserve"> (Funds </w:t>
            </w:r>
            <w:proofErr w:type="spellStart"/>
            <w:r w:rsidRPr="000D4606">
              <w:rPr>
                <w:rFonts w:ascii="Arial" w:eastAsia="Calibri" w:hAnsi="Arial" w:cs="Arial"/>
                <w:b w:val="0"/>
                <w:bCs w:val="0"/>
                <w:color w:val="000000" w:themeColor="text1"/>
                <w:lang w:val="fr-CA"/>
              </w:rPr>
              <w:t>Commitment</w:t>
            </w:r>
            <w:proofErr w:type="spellEnd"/>
            <w:r w:rsidRPr="000D4606">
              <w:rPr>
                <w:rFonts w:ascii="Arial" w:eastAsia="Calibri" w:hAnsi="Arial" w:cs="Arial"/>
                <w:b w:val="0"/>
                <w:bCs w:val="0"/>
                <w:color w:val="000000" w:themeColor="text1"/>
                <w:lang w:val="fr-CA"/>
              </w:rPr>
              <w:t xml:space="preserve">/ </w:t>
            </w:r>
            <w:proofErr w:type="spellStart"/>
            <w:r w:rsidRPr="000D4606">
              <w:rPr>
                <w:rFonts w:ascii="Arial" w:eastAsia="Calibri" w:hAnsi="Arial" w:cs="Arial"/>
                <w:b w:val="0"/>
                <w:bCs w:val="0"/>
                <w:color w:val="000000" w:themeColor="text1"/>
                <w:lang w:val="fr-CA"/>
              </w:rPr>
              <w:t>Purchase</w:t>
            </w:r>
            <w:proofErr w:type="spellEnd"/>
            <w:r w:rsidRPr="000D4606">
              <w:rPr>
                <w:rFonts w:ascii="Arial" w:eastAsia="Calibri" w:hAnsi="Arial" w:cs="Arial"/>
                <w:b w:val="0"/>
                <w:bCs w:val="0"/>
                <w:color w:val="000000" w:themeColor="text1"/>
                <w:lang w:val="fr-CA"/>
              </w:rPr>
              <w:t xml:space="preserve"> </w:t>
            </w:r>
            <w:proofErr w:type="spellStart"/>
            <w:r w:rsidRPr="000D4606">
              <w:rPr>
                <w:rFonts w:ascii="Arial" w:eastAsia="Calibri" w:hAnsi="Arial" w:cs="Arial"/>
                <w:b w:val="0"/>
                <w:bCs w:val="0"/>
                <w:color w:val="000000" w:themeColor="text1"/>
                <w:lang w:val="fr-CA"/>
              </w:rPr>
              <w:t>Order</w:t>
            </w:r>
            <w:proofErr w:type="spellEnd"/>
            <w:r w:rsidRPr="000D4606">
              <w:rPr>
                <w:rFonts w:ascii="Arial" w:eastAsia="Calibri" w:hAnsi="Arial" w:cs="Arial"/>
                <w:b w:val="0"/>
                <w:bCs w:val="0"/>
                <w:color w:val="000000" w:themeColor="text1"/>
                <w:lang w:val="fr-CA"/>
              </w:rPr>
              <w:t>/</w:t>
            </w:r>
            <w:proofErr w:type="spellStart"/>
            <w:r w:rsidRPr="000D4606">
              <w:rPr>
                <w:rFonts w:ascii="Arial" w:eastAsia="Calibri" w:hAnsi="Arial" w:cs="Arial"/>
                <w:b w:val="0"/>
                <w:bCs w:val="0"/>
                <w:color w:val="000000" w:themeColor="text1"/>
                <w:lang w:val="fr-CA"/>
              </w:rPr>
              <w:t>Card</w:t>
            </w:r>
            <w:proofErr w:type="spellEnd"/>
            <w:r w:rsidRPr="000D4606">
              <w:rPr>
                <w:rFonts w:ascii="Arial" w:eastAsia="Calibri" w:hAnsi="Arial" w:cs="Arial"/>
                <w:b w:val="0"/>
                <w:bCs w:val="0"/>
                <w:color w:val="000000" w:themeColor="text1"/>
                <w:lang w:val="fr-CA"/>
              </w:rPr>
              <w:t xml:space="preserve"> Document)  / Engagement(Engagement </w:t>
            </w:r>
            <w:proofErr w:type="spellStart"/>
            <w:r w:rsidRPr="000D4606">
              <w:rPr>
                <w:rFonts w:ascii="Arial" w:eastAsia="Calibri" w:hAnsi="Arial" w:cs="Arial"/>
                <w:b w:val="0"/>
                <w:bCs w:val="0"/>
                <w:color w:val="000000" w:themeColor="text1"/>
                <w:lang w:val="fr-CA"/>
              </w:rPr>
              <w:t>defonds</w:t>
            </w:r>
            <w:proofErr w:type="spellEnd"/>
            <w:r w:rsidRPr="000D4606">
              <w:rPr>
                <w:rFonts w:ascii="Arial" w:eastAsia="Calibri" w:hAnsi="Arial" w:cs="Arial"/>
                <w:b w:val="0"/>
                <w:bCs w:val="0"/>
                <w:color w:val="000000" w:themeColor="text1"/>
                <w:lang w:val="fr-CA"/>
              </w:rPr>
              <w:t>/Bon de</w:t>
            </w:r>
            <w:r>
              <w:rPr>
                <w:rFonts w:ascii="Arial" w:eastAsia="Calibri" w:hAnsi="Arial" w:cs="Arial"/>
                <w:b w:val="0"/>
                <w:bCs w:val="0"/>
                <w:color w:val="000000" w:themeColor="text1"/>
                <w:lang w:val="fr-CA"/>
              </w:rPr>
              <w:t xml:space="preserve"> </w:t>
            </w:r>
            <w:r w:rsidRPr="000D4606">
              <w:rPr>
                <w:rFonts w:ascii="Arial" w:eastAsia="Calibri" w:hAnsi="Arial" w:cs="Arial"/>
                <w:b w:val="0"/>
                <w:bCs w:val="0"/>
                <w:color w:val="000000" w:themeColor="text1"/>
                <w:lang w:val="fr-CA"/>
              </w:rPr>
              <w:t>commande/Document de</w:t>
            </w:r>
            <w:r>
              <w:rPr>
                <w:rFonts w:ascii="Arial" w:eastAsia="Calibri" w:hAnsi="Arial" w:cs="Arial"/>
                <w:b w:val="0"/>
                <w:bCs w:val="0"/>
                <w:color w:val="000000" w:themeColor="text1"/>
                <w:lang w:val="fr-CA"/>
              </w:rPr>
              <w:t xml:space="preserve"> </w:t>
            </w:r>
            <w:r w:rsidRPr="000D4606">
              <w:rPr>
                <w:rFonts w:ascii="Arial" w:eastAsia="Calibri" w:hAnsi="Arial" w:cs="Arial"/>
                <w:b w:val="0"/>
                <w:bCs w:val="0"/>
                <w:color w:val="000000" w:themeColor="text1"/>
                <w:lang w:val="fr-CA"/>
              </w:rPr>
              <w:t>carte)</w:t>
            </w:r>
          </w:p>
        </w:tc>
        <w:tc>
          <w:tcPr>
            <w:tcW w:w="3340" w:type="dxa"/>
          </w:tcPr>
          <w:p w14:paraId="7AE9DC36" w14:textId="23442158" w:rsidR="0A499211" w:rsidRPr="00054113" w:rsidRDefault="0A499211" w:rsidP="42891581">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Earmarked funds</w:t>
            </w:r>
          </w:p>
          <w:p w14:paraId="515F6AE7" w14:textId="7FA3CE02" w:rsidR="42891581" w:rsidRPr="00054113" w:rsidRDefault="42891581" w:rsidP="42891581">
            <w:pPr>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sz w:val="22"/>
                <w:szCs w:val="22"/>
              </w:rPr>
            </w:pPr>
          </w:p>
        </w:tc>
      </w:tr>
      <w:tr w:rsidR="42891581" w:rsidRPr="00054113" w14:paraId="1458328D"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37" w:type="dxa"/>
          </w:tcPr>
          <w:p w14:paraId="32F6F4CA" w14:textId="46101CD3" w:rsidR="0A499211" w:rsidRPr="00BB223D" w:rsidRDefault="00BB223D" w:rsidP="42891581">
            <w:pPr>
              <w:rPr>
                <w:rFonts w:ascii="Arial" w:eastAsia="Calibri" w:hAnsi="Arial" w:cs="Arial"/>
                <w:sz w:val="22"/>
                <w:szCs w:val="22"/>
                <w:lang w:val="fr-CA"/>
              </w:rPr>
            </w:pPr>
            <w:r w:rsidRPr="00BB223D">
              <w:rPr>
                <w:rFonts w:ascii="Arial" w:eastAsia="Calibri" w:hAnsi="Arial" w:cs="Arial"/>
                <w:b w:val="0"/>
                <w:bCs w:val="0"/>
                <w:color w:val="000000" w:themeColor="text1"/>
                <w:lang w:val="fr-CA"/>
              </w:rPr>
              <w:t xml:space="preserve">Enter </w:t>
            </w:r>
            <w:proofErr w:type="spellStart"/>
            <w:r w:rsidRPr="00BB223D">
              <w:rPr>
                <w:rFonts w:ascii="Arial" w:eastAsia="Calibri" w:hAnsi="Arial" w:cs="Arial"/>
                <w:b w:val="0"/>
                <w:bCs w:val="0"/>
                <w:color w:val="000000" w:themeColor="text1"/>
                <w:lang w:val="fr-CA"/>
              </w:rPr>
              <w:t>Text</w:t>
            </w:r>
            <w:proofErr w:type="spellEnd"/>
            <w:r w:rsidRPr="00BB223D">
              <w:rPr>
                <w:rFonts w:ascii="Arial" w:eastAsia="Calibri" w:hAnsi="Arial" w:cs="Arial"/>
                <w:b w:val="0"/>
                <w:bCs w:val="0"/>
                <w:color w:val="000000" w:themeColor="text1"/>
                <w:lang w:val="fr-CA"/>
              </w:rPr>
              <w:t xml:space="preserve"> Maximum 50 </w:t>
            </w:r>
            <w:proofErr w:type="spellStart"/>
            <w:r w:rsidRPr="00BB223D">
              <w:rPr>
                <w:rFonts w:ascii="Arial" w:eastAsia="Calibri" w:hAnsi="Arial" w:cs="Arial"/>
                <w:b w:val="0"/>
                <w:bCs w:val="0"/>
                <w:color w:val="000000" w:themeColor="text1"/>
                <w:lang w:val="fr-CA"/>
              </w:rPr>
              <w:t>Characters</w:t>
            </w:r>
            <w:proofErr w:type="spellEnd"/>
            <w:r w:rsidRPr="00BB223D">
              <w:rPr>
                <w:rFonts w:ascii="Arial" w:eastAsia="Calibri" w:hAnsi="Arial" w:cs="Arial"/>
                <w:b w:val="0"/>
                <w:bCs w:val="0"/>
                <w:color w:val="000000" w:themeColor="text1"/>
                <w:lang w:val="fr-CA"/>
              </w:rPr>
              <w:t>/Texte Maximum 50 caractères</w:t>
            </w:r>
          </w:p>
        </w:tc>
        <w:tc>
          <w:tcPr>
            <w:tcW w:w="3340" w:type="dxa"/>
          </w:tcPr>
          <w:p w14:paraId="4382BCAB" w14:textId="28D34102" w:rsidR="0A499211" w:rsidRPr="00054113" w:rsidRDefault="0A499211" w:rsidP="42891581">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Text</w:t>
            </w:r>
          </w:p>
          <w:p w14:paraId="3BABFB93" w14:textId="0924C883" w:rsidR="42891581" w:rsidRPr="00054113" w:rsidRDefault="42891581" w:rsidP="42891581">
            <w:pPr>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sz w:val="22"/>
                <w:szCs w:val="22"/>
              </w:rPr>
            </w:pPr>
          </w:p>
        </w:tc>
      </w:tr>
      <w:tr w:rsidR="42891581" w:rsidRPr="00054113" w14:paraId="62D880AB" w14:textId="77777777" w:rsidTr="42891581">
        <w:trPr>
          <w:trHeight w:val="300"/>
        </w:trPr>
        <w:tc>
          <w:tcPr>
            <w:cnfStyle w:val="001000000000" w:firstRow="0" w:lastRow="0" w:firstColumn="1" w:lastColumn="0" w:oddVBand="0" w:evenVBand="0" w:oddHBand="0" w:evenHBand="0" w:firstRowFirstColumn="0" w:firstRowLastColumn="0" w:lastRowFirstColumn="0" w:lastRowLastColumn="0"/>
            <w:tcW w:w="4237" w:type="dxa"/>
          </w:tcPr>
          <w:p w14:paraId="79487894" w14:textId="7CA176F7" w:rsidR="0A499211" w:rsidRPr="00054113" w:rsidRDefault="00BB223D" w:rsidP="42891581">
            <w:pPr>
              <w:rPr>
                <w:rFonts w:ascii="Arial" w:eastAsia="Calibri" w:hAnsi="Arial" w:cs="Arial"/>
                <w:sz w:val="22"/>
                <w:szCs w:val="22"/>
              </w:rPr>
            </w:pPr>
            <w:r w:rsidRPr="00A75224">
              <w:rPr>
                <w:rFonts w:ascii="Arial" w:eastAsia="Calibri" w:hAnsi="Arial" w:cs="Arial"/>
                <w:b w:val="0"/>
                <w:bCs w:val="0"/>
                <w:color w:val="000000" w:themeColor="text1"/>
              </w:rPr>
              <w:t>WBSE/</w:t>
            </w:r>
            <w:r w:rsidRPr="00A75224">
              <w:rPr>
                <w:b w:val="0"/>
                <w:bCs w:val="0"/>
              </w:rPr>
              <w:t xml:space="preserve"> </w:t>
            </w:r>
            <w:proofErr w:type="spellStart"/>
            <w:r w:rsidRPr="00A75224">
              <w:rPr>
                <w:rFonts w:ascii="Arial" w:eastAsia="Calibri" w:hAnsi="Arial" w:cs="Arial"/>
                <w:b w:val="0"/>
                <w:bCs w:val="0"/>
                <w:color w:val="000000" w:themeColor="text1"/>
              </w:rPr>
              <w:t>Élément</w:t>
            </w:r>
            <w:proofErr w:type="spellEnd"/>
            <w:ins w:id="291" w:author="Somarouthu, Bhargava (HC/SC)" w:date="2024-03-19T12:06:00Z">
              <w:r w:rsidR="006C7AB0">
                <w:rPr>
                  <w:rFonts w:ascii="Arial" w:eastAsia="Calibri" w:hAnsi="Arial" w:cs="Arial"/>
                  <w:b w:val="0"/>
                  <w:bCs w:val="0"/>
                  <w:color w:val="000000" w:themeColor="text1"/>
                </w:rPr>
                <w:t xml:space="preserve"> </w:t>
              </w:r>
            </w:ins>
            <w:proofErr w:type="spellStart"/>
            <w:r w:rsidRPr="00A75224">
              <w:rPr>
                <w:rFonts w:ascii="Arial" w:eastAsia="Calibri" w:hAnsi="Arial" w:cs="Arial"/>
                <w:b w:val="0"/>
                <w:bCs w:val="0"/>
                <w:color w:val="000000" w:themeColor="text1"/>
              </w:rPr>
              <w:t>d'OTP</w:t>
            </w:r>
            <w:proofErr w:type="spellEnd"/>
            <w:r w:rsidR="0A499211" w:rsidRPr="00054113">
              <w:rPr>
                <w:rFonts w:ascii="Arial" w:eastAsia="Calibri" w:hAnsi="Arial" w:cs="Arial"/>
                <w:b w:val="0"/>
                <w:bCs w:val="0"/>
                <w:color w:val="000000" w:themeColor="text1"/>
                <w:sz w:val="22"/>
                <w:szCs w:val="22"/>
              </w:rPr>
              <w:t xml:space="preserve"> </w:t>
            </w:r>
          </w:p>
        </w:tc>
        <w:tc>
          <w:tcPr>
            <w:tcW w:w="3340" w:type="dxa"/>
          </w:tcPr>
          <w:p w14:paraId="0BF1C3D1" w14:textId="69D3C32A" w:rsidR="0A499211" w:rsidRPr="00054113" w:rsidRDefault="0A499211" w:rsidP="42891581">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WBS element</w:t>
            </w:r>
          </w:p>
        </w:tc>
      </w:tr>
      <w:tr w:rsidR="42891581" w:rsidRPr="00054113" w14:paraId="33C5DA1A" w14:textId="77777777" w:rsidTr="428915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37" w:type="dxa"/>
          </w:tcPr>
          <w:p w14:paraId="464A9B48" w14:textId="384511B7" w:rsidR="0A499211" w:rsidRPr="00054113" w:rsidRDefault="00BB223D" w:rsidP="42891581">
            <w:pPr>
              <w:rPr>
                <w:rFonts w:ascii="Arial" w:eastAsia="Calibri" w:hAnsi="Arial" w:cs="Arial"/>
                <w:sz w:val="22"/>
                <w:szCs w:val="22"/>
              </w:rPr>
            </w:pPr>
            <w:r w:rsidRPr="00A75224">
              <w:rPr>
                <w:rFonts w:ascii="Arial" w:eastAsia="Calibri" w:hAnsi="Arial" w:cs="Arial"/>
                <w:b w:val="0"/>
                <w:bCs w:val="0"/>
                <w:color w:val="000000" w:themeColor="text1"/>
              </w:rPr>
              <w:t>Fund/Fonds</w:t>
            </w:r>
          </w:p>
        </w:tc>
        <w:tc>
          <w:tcPr>
            <w:tcW w:w="3340" w:type="dxa"/>
          </w:tcPr>
          <w:p w14:paraId="58B70F0F" w14:textId="75EE1476" w:rsidR="0A499211" w:rsidRPr="00054113" w:rsidRDefault="0A499211" w:rsidP="42891581">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2"/>
                <w:szCs w:val="22"/>
              </w:rPr>
            </w:pPr>
            <w:r w:rsidRPr="00054113">
              <w:rPr>
                <w:rFonts w:ascii="Arial" w:eastAsia="Calibri" w:hAnsi="Arial" w:cs="Arial"/>
                <w:color w:val="000000" w:themeColor="text1"/>
                <w:sz w:val="22"/>
                <w:szCs w:val="22"/>
              </w:rPr>
              <w:t>Fund</w:t>
            </w:r>
          </w:p>
        </w:tc>
      </w:tr>
    </w:tbl>
    <w:p w14:paraId="43EA20AD" w14:textId="75F090FA" w:rsidR="007F777B" w:rsidRPr="00321B65" w:rsidRDefault="008347A3"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92" w:name="_Toc161735840"/>
      <w:bookmarkEnd w:id="288"/>
      <w:r w:rsidRPr="00321B65">
        <w:rPr>
          <w:rFonts w:ascii="Arial" w:eastAsia="Times New Roman" w:hAnsi="Arial" w:cs="Arial"/>
          <w:color w:val="auto"/>
          <w:sz w:val="48"/>
          <w:szCs w:val="48"/>
          <w:lang w:val="en-CA"/>
        </w:rPr>
        <w:t>Input Data Description</w:t>
      </w:r>
      <w:bookmarkEnd w:id="292"/>
    </w:p>
    <w:p w14:paraId="5D8FACBB" w14:textId="33CBDF03" w:rsidR="007F777B" w:rsidRPr="00321B65" w:rsidRDefault="00F03C67" w:rsidP="00281592">
      <w:pPr>
        <w:ind w:left="709"/>
        <w:rPr>
          <w:rFonts w:ascii="Arial" w:hAnsi="Arial" w:cs="Arial"/>
        </w:rPr>
      </w:pPr>
      <w:r w:rsidRPr="00321B65">
        <w:rPr>
          <w:rFonts w:ascii="Arial" w:hAnsi="Arial" w:cs="Arial"/>
        </w:rPr>
        <w:t>The following table should contain details regarding the inputs that every step of the process takes.</w:t>
      </w:r>
    </w:p>
    <w:tbl>
      <w:tblPr>
        <w:tblStyle w:val="GridTable4-Accent4"/>
        <w:tblW w:w="0" w:type="auto"/>
        <w:tblLook w:val="04A0" w:firstRow="1" w:lastRow="0" w:firstColumn="1" w:lastColumn="0" w:noHBand="0" w:noVBand="1"/>
      </w:tblPr>
      <w:tblGrid>
        <w:gridCol w:w="737"/>
        <w:gridCol w:w="2409"/>
        <w:gridCol w:w="1144"/>
        <w:gridCol w:w="1692"/>
        <w:gridCol w:w="1417"/>
        <w:gridCol w:w="1577"/>
      </w:tblGrid>
      <w:tr w:rsidR="002406EE" w:rsidRPr="00054113" w14:paraId="3A4A4868" w14:textId="77777777" w:rsidTr="606ED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58A20A" w14:textId="77777777" w:rsidR="002406EE" w:rsidRPr="00321B65" w:rsidRDefault="002406EE" w:rsidP="002406EE">
            <w:pPr>
              <w:spacing w:before="77" w:after="0" w:line="240" w:lineRule="auto"/>
              <w:ind w:left="0"/>
              <w:jc w:val="center"/>
              <w:textAlignment w:val="baseline"/>
              <w:rPr>
                <w:rFonts w:ascii="Arial" w:hAnsi="Arial" w:cs="Arial"/>
                <w:color w:val="auto"/>
                <w:kern w:val="24"/>
                <w:lang w:val="en-CA"/>
              </w:rPr>
            </w:pPr>
            <w:r w:rsidRPr="00321B65">
              <w:rPr>
                <w:rFonts w:ascii="Arial" w:hAnsi="Arial" w:cs="Arial"/>
                <w:color w:val="auto"/>
                <w:kern w:val="24"/>
                <w:lang w:val="en-CA"/>
              </w:rPr>
              <w:lastRenderedPageBreak/>
              <w:t>Step #</w:t>
            </w:r>
          </w:p>
        </w:tc>
        <w:tc>
          <w:tcPr>
            <w:tcW w:w="2409" w:type="dxa"/>
          </w:tcPr>
          <w:p w14:paraId="4C4D50B2" w14:textId="77777777" w:rsidR="002406EE" w:rsidRPr="00321B65" w:rsidRDefault="002406EE" w:rsidP="002406EE">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Input Name</w:t>
            </w:r>
          </w:p>
        </w:tc>
        <w:tc>
          <w:tcPr>
            <w:tcW w:w="1144" w:type="dxa"/>
          </w:tcPr>
          <w:p w14:paraId="4D1D8844" w14:textId="77777777" w:rsidR="002406EE" w:rsidRPr="00321B65" w:rsidRDefault="002406EE" w:rsidP="002406EE">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Input Type</w:t>
            </w:r>
          </w:p>
        </w:tc>
        <w:tc>
          <w:tcPr>
            <w:tcW w:w="1692" w:type="dxa"/>
          </w:tcPr>
          <w:p w14:paraId="01017D1C" w14:textId="77777777" w:rsidR="002406EE" w:rsidRPr="00321B65" w:rsidRDefault="002406EE" w:rsidP="002406EE">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Location</w:t>
            </w:r>
          </w:p>
        </w:tc>
        <w:tc>
          <w:tcPr>
            <w:tcW w:w="1417" w:type="dxa"/>
          </w:tcPr>
          <w:p w14:paraId="31295DEF" w14:textId="77777777" w:rsidR="002406EE" w:rsidRPr="00321B65" w:rsidRDefault="002406EE" w:rsidP="002406EE">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Are inputs Natively Digital?</w:t>
            </w:r>
          </w:p>
        </w:tc>
        <w:tc>
          <w:tcPr>
            <w:tcW w:w="1362" w:type="dxa"/>
          </w:tcPr>
          <w:p w14:paraId="1B056D99" w14:textId="77777777" w:rsidR="002406EE" w:rsidRPr="00321B65" w:rsidRDefault="002406EE" w:rsidP="002406EE">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Are the Inputs Structured?</w:t>
            </w:r>
          </w:p>
        </w:tc>
      </w:tr>
      <w:tr w:rsidR="002406EE" w:rsidRPr="00054113" w14:paraId="228D943C" w14:textId="77777777" w:rsidTr="606ED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EC89A5B" w14:textId="77777777" w:rsidR="002406EE" w:rsidRPr="00321B65" w:rsidRDefault="002406EE" w:rsidP="002406EE">
            <w:pPr>
              <w:spacing w:before="77" w:after="0" w:line="240" w:lineRule="auto"/>
              <w:ind w:left="0"/>
              <w:jc w:val="center"/>
              <w:textAlignment w:val="baseline"/>
              <w:rPr>
                <w:rFonts w:ascii="Arial" w:hAnsi="Arial" w:cs="Arial"/>
                <w:b w:val="0"/>
                <w:bCs w:val="0"/>
                <w:kern w:val="24"/>
                <w:lang w:val="en-CA"/>
              </w:rPr>
            </w:pPr>
          </w:p>
        </w:tc>
        <w:tc>
          <w:tcPr>
            <w:tcW w:w="2409" w:type="dxa"/>
          </w:tcPr>
          <w:p w14:paraId="00D66BAE" w14:textId="04F98A34" w:rsidR="002406EE" w:rsidRPr="00054113" w:rsidRDefault="00BF5BF6" w:rsidP="002406EE">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Fonts w:ascii="Arial" w:hAnsi="Arial" w:cs="Arial"/>
                <w:kern w:val="24"/>
                <w:lang w:val="en-CA"/>
              </w:rPr>
              <w:t>JV Form</w:t>
            </w:r>
          </w:p>
        </w:tc>
        <w:tc>
          <w:tcPr>
            <w:tcW w:w="1144" w:type="dxa"/>
          </w:tcPr>
          <w:p w14:paraId="3CEDA4CA" w14:textId="2DDB02B2" w:rsidR="002406EE" w:rsidRPr="00054113" w:rsidRDefault="78FE599F" w:rsidP="606ED6AD">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Fonts w:ascii="Arial" w:hAnsi="Arial" w:cs="Arial"/>
                <w:kern w:val="24"/>
                <w:lang w:val="en-CA"/>
              </w:rPr>
              <w:t>PDF</w:t>
            </w:r>
          </w:p>
        </w:tc>
        <w:tc>
          <w:tcPr>
            <w:tcW w:w="1692" w:type="dxa"/>
          </w:tcPr>
          <w:p w14:paraId="03D7A42B" w14:textId="4AA441E0" w:rsidR="002406EE" w:rsidRPr="00054113" w:rsidRDefault="00BF5BF6" w:rsidP="002406EE">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Fonts w:ascii="Arial" w:hAnsi="Arial" w:cs="Arial"/>
                <w:kern w:val="24"/>
                <w:lang w:val="en-CA"/>
              </w:rPr>
              <w:t>Saved as email attachments in the local drive</w:t>
            </w:r>
          </w:p>
        </w:tc>
        <w:tc>
          <w:tcPr>
            <w:tcW w:w="1417" w:type="dxa"/>
          </w:tcPr>
          <w:p w14:paraId="02C1A8D7" w14:textId="52CBBBE6" w:rsidR="002406EE" w:rsidRPr="00054113" w:rsidRDefault="00BF5BF6" w:rsidP="002406EE">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Fonts w:ascii="Arial" w:hAnsi="Arial" w:cs="Arial"/>
                <w:kern w:val="24"/>
                <w:lang w:val="en-CA"/>
              </w:rPr>
              <w:t>Yes</w:t>
            </w:r>
          </w:p>
        </w:tc>
        <w:tc>
          <w:tcPr>
            <w:tcW w:w="1362" w:type="dxa"/>
          </w:tcPr>
          <w:p w14:paraId="5A7701D1" w14:textId="21AC487A" w:rsidR="002406EE" w:rsidRPr="00054113" w:rsidRDefault="00BF5BF6" w:rsidP="002406EE">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Fonts w:ascii="Arial" w:hAnsi="Arial" w:cs="Arial"/>
                <w:kern w:val="24"/>
                <w:lang w:val="en-CA"/>
              </w:rPr>
              <w:t>Yes</w:t>
            </w:r>
          </w:p>
        </w:tc>
      </w:tr>
      <w:tr w:rsidR="002406EE" w:rsidRPr="00054113" w14:paraId="1901AA24" w14:textId="77777777" w:rsidTr="606ED6AD">
        <w:tc>
          <w:tcPr>
            <w:cnfStyle w:val="001000000000" w:firstRow="0" w:lastRow="0" w:firstColumn="1" w:lastColumn="0" w:oddVBand="0" w:evenVBand="0" w:oddHBand="0" w:evenHBand="0" w:firstRowFirstColumn="0" w:firstRowLastColumn="0" w:lastRowFirstColumn="0" w:lastRowLastColumn="0"/>
            <w:tcW w:w="704" w:type="dxa"/>
          </w:tcPr>
          <w:p w14:paraId="2C7C7C18" w14:textId="77777777" w:rsidR="002406EE" w:rsidRPr="00321B65" w:rsidRDefault="002406EE" w:rsidP="002406EE">
            <w:pPr>
              <w:spacing w:before="77" w:after="0" w:line="240" w:lineRule="auto"/>
              <w:ind w:left="0"/>
              <w:jc w:val="center"/>
              <w:textAlignment w:val="baseline"/>
              <w:rPr>
                <w:rFonts w:ascii="Arial" w:hAnsi="Arial" w:cs="Arial"/>
                <w:b w:val="0"/>
                <w:bCs w:val="0"/>
                <w:kern w:val="24"/>
                <w:lang w:val="en-CA"/>
              </w:rPr>
            </w:pPr>
          </w:p>
        </w:tc>
        <w:tc>
          <w:tcPr>
            <w:tcW w:w="2409" w:type="dxa"/>
          </w:tcPr>
          <w:p w14:paraId="3EB16455" w14:textId="77777777" w:rsidR="002406EE" w:rsidRPr="00321B65" w:rsidRDefault="002406EE" w:rsidP="002406EE">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kern w:val="24"/>
                <w:lang w:val="en-CA"/>
              </w:rPr>
            </w:pPr>
          </w:p>
        </w:tc>
        <w:tc>
          <w:tcPr>
            <w:tcW w:w="1144" w:type="dxa"/>
          </w:tcPr>
          <w:p w14:paraId="3662F2E3" w14:textId="77777777" w:rsidR="002406EE" w:rsidRPr="00321B65" w:rsidRDefault="002406EE" w:rsidP="002406EE">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kern w:val="24"/>
                <w:lang w:val="en-CA"/>
              </w:rPr>
            </w:pPr>
          </w:p>
        </w:tc>
        <w:tc>
          <w:tcPr>
            <w:tcW w:w="1692" w:type="dxa"/>
          </w:tcPr>
          <w:p w14:paraId="0D0CB86C" w14:textId="77777777" w:rsidR="002406EE" w:rsidRPr="00321B65" w:rsidRDefault="002406EE" w:rsidP="002406EE">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kern w:val="24"/>
                <w:lang w:val="en-CA"/>
              </w:rPr>
            </w:pPr>
          </w:p>
        </w:tc>
        <w:tc>
          <w:tcPr>
            <w:tcW w:w="1417" w:type="dxa"/>
          </w:tcPr>
          <w:p w14:paraId="3C0BC56D" w14:textId="77777777" w:rsidR="002406EE" w:rsidRPr="00321B65" w:rsidRDefault="002406EE" w:rsidP="002406EE">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kern w:val="24"/>
                <w:lang w:val="en-CA"/>
              </w:rPr>
            </w:pPr>
          </w:p>
        </w:tc>
        <w:tc>
          <w:tcPr>
            <w:tcW w:w="1362" w:type="dxa"/>
          </w:tcPr>
          <w:p w14:paraId="2AA1B74C" w14:textId="77777777" w:rsidR="002406EE" w:rsidRPr="00321B65" w:rsidRDefault="002406EE" w:rsidP="002406EE">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kern w:val="24"/>
                <w:lang w:val="en-CA"/>
              </w:rPr>
            </w:pPr>
          </w:p>
        </w:tc>
      </w:tr>
    </w:tbl>
    <w:p w14:paraId="7D4BA1E2" w14:textId="77777777" w:rsidR="00BA1396" w:rsidRPr="00321B65" w:rsidRDefault="00BA1396" w:rsidP="00BA1396">
      <w:pPr>
        <w:ind w:left="709"/>
        <w:rPr>
          <w:rFonts w:ascii="Arial" w:hAnsi="Arial" w:cs="Arial"/>
        </w:rPr>
      </w:pPr>
      <w:r w:rsidRPr="00321B65">
        <w:rPr>
          <w:rFonts w:ascii="Arial" w:hAnsi="Arial" w:cs="Arial"/>
        </w:rPr>
        <w:t>* Native Digital: This is data that was originally created digitally e.g. excel, database or application reports etc. The non-native digital inputs are usually scanned images.</w:t>
      </w:r>
    </w:p>
    <w:p w14:paraId="74AC758A" w14:textId="598E5E86" w:rsidR="00F03C67" w:rsidRPr="00321B65" w:rsidRDefault="00BA1396" w:rsidP="00BA1396">
      <w:pPr>
        <w:ind w:left="709"/>
        <w:rPr>
          <w:rFonts w:ascii="Arial" w:hAnsi="Arial" w:cs="Arial"/>
        </w:rPr>
      </w:pPr>
      <w:r w:rsidRPr="00321B65">
        <w:rPr>
          <w:rFonts w:ascii="Arial" w:hAnsi="Arial" w:cs="Arial"/>
        </w:rPr>
        <w:t>* Structured Data: has a predictable format and exists in fixed fields (e.g. an excel cell or a field in a form) and is easily detectable via search algorithms.</w:t>
      </w:r>
    </w:p>
    <w:p w14:paraId="5C541140" w14:textId="50554791" w:rsidR="00D342F2" w:rsidRPr="00321B65" w:rsidRDefault="00091E7E"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93" w:name="_Toc161735841"/>
      <w:r w:rsidRPr="00321B65">
        <w:rPr>
          <w:rFonts w:ascii="Arial" w:eastAsia="Times New Roman" w:hAnsi="Arial" w:cs="Arial"/>
          <w:color w:val="auto"/>
          <w:sz w:val="48"/>
          <w:szCs w:val="48"/>
          <w:lang w:val="en-CA"/>
        </w:rPr>
        <w:t>Parallel Initiatives</w:t>
      </w:r>
      <w:bookmarkEnd w:id="293"/>
    </w:p>
    <w:p w14:paraId="715EC90E" w14:textId="00CB65D9" w:rsidR="00D342F2" w:rsidRPr="00321B65" w:rsidRDefault="00611E96" w:rsidP="00BA1396">
      <w:pPr>
        <w:ind w:left="709"/>
        <w:rPr>
          <w:rFonts w:ascii="Arial" w:hAnsi="Arial" w:cs="Arial"/>
        </w:rPr>
      </w:pPr>
      <w:r w:rsidRPr="00321B65">
        <w:rPr>
          <w:rFonts w:ascii="Arial" w:hAnsi="Arial" w:cs="Arial"/>
        </w:rPr>
        <w:t>The table below will capture any proposed Business, Process or Application changes that would impact the process at hand.</w:t>
      </w:r>
    </w:p>
    <w:tbl>
      <w:tblPr>
        <w:tblStyle w:val="GridTable4-Accent4"/>
        <w:tblW w:w="5000" w:type="pct"/>
        <w:tblLook w:val="04A0" w:firstRow="1" w:lastRow="0" w:firstColumn="1" w:lastColumn="0" w:noHBand="0" w:noVBand="1"/>
      </w:tblPr>
      <w:tblGrid>
        <w:gridCol w:w="2337"/>
        <w:gridCol w:w="2337"/>
        <w:gridCol w:w="2338"/>
        <w:gridCol w:w="2338"/>
      </w:tblGrid>
      <w:tr w:rsidR="0086232A" w:rsidRPr="00054113" w14:paraId="446DCD94" w14:textId="77777777" w:rsidTr="00276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81F8B2" w14:textId="77777777" w:rsidR="0086232A" w:rsidRPr="00321B65" w:rsidRDefault="0086232A" w:rsidP="0027676C">
            <w:pPr>
              <w:spacing w:before="77" w:after="0" w:line="240" w:lineRule="auto"/>
              <w:ind w:left="0"/>
              <w:jc w:val="center"/>
              <w:textAlignment w:val="baseline"/>
              <w:rPr>
                <w:rFonts w:ascii="Arial" w:hAnsi="Arial" w:cs="Arial"/>
                <w:color w:val="auto"/>
                <w:kern w:val="24"/>
                <w:lang w:val="en-CA"/>
              </w:rPr>
            </w:pPr>
            <w:r w:rsidRPr="00321B65">
              <w:rPr>
                <w:rFonts w:ascii="Arial" w:hAnsi="Arial" w:cs="Arial"/>
                <w:color w:val="auto"/>
                <w:kern w:val="24"/>
                <w:lang w:val="en-CA"/>
              </w:rPr>
              <w:t>Initiative Name</w:t>
            </w:r>
          </w:p>
        </w:tc>
        <w:tc>
          <w:tcPr>
            <w:tcW w:w="1250" w:type="pct"/>
          </w:tcPr>
          <w:p w14:paraId="3D2EAADE" w14:textId="77777777" w:rsidR="0086232A" w:rsidRPr="00321B65" w:rsidRDefault="0086232A" w:rsidP="0027676C">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Impact on current Automation Request</w:t>
            </w:r>
          </w:p>
        </w:tc>
        <w:tc>
          <w:tcPr>
            <w:tcW w:w="1250" w:type="pct"/>
          </w:tcPr>
          <w:p w14:paraId="425DD732" w14:textId="77777777" w:rsidR="0086232A" w:rsidRPr="00321B65" w:rsidRDefault="0086232A" w:rsidP="0027676C">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Expected Completion Date</w:t>
            </w:r>
          </w:p>
        </w:tc>
        <w:tc>
          <w:tcPr>
            <w:tcW w:w="1250" w:type="pct"/>
          </w:tcPr>
          <w:p w14:paraId="25157D1F" w14:textId="77777777" w:rsidR="0086232A" w:rsidRPr="00321B65" w:rsidRDefault="0086232A" w:rsidP="0027676C">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Contact Person</w:t>
            </w:r>
          </w:p>
        </w:tc>
      </w:tr>
      <w:tr w:rsidR="0086232A" w:rsidRPr="00054113" w14:paraId="2BD26845" w14:textId="77777777" w:rsidTr="00276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3746CE6" w14:textId="27C6A306" w:rsidR="0086232A" w:rsidRPr="00321B65" w:rsidRDefault="0068061E" w:rsidP="0027676C">
            <w:pPr>
              <w:spacing w:before="77" w:after="0" w:line="240" w:lineRule="auto"/>
              <w:ind w:left="0"/>
              <w:jc w:val="center"/>
              <w:textAlignment w:val="baseline"/>
              <w:rPr>
                <w:rFonts w:ascii="Arial" w:hAnsi="Arial" w:cs="Arial"/>
                <w:b w:val="0"/>
                <w:bCs w:val="0"/>
                <w:kern w:val="24"/>
                <w:lang w:val="en-CA"/>
              </w:rPr>
            </w:pPr>
            <w:r w:rsidRPr="00321B65">
              <w:rPr>
                <w:rFonts w:ascii="Arial" w:hAnsi="Arial" w:cs="Arial"/>
                <w:b w:val="0"/>
                <w:bCs w:val="0"/>
                <w:kern w:val="24"/>
                <w:lang w:val="en-CA"/>
              </w:rPr>
              <w:t>N/A</w:t>
            </w:r>
          </w:p>
        </w:tc>
        <w:tc>
          <w:tcPr>
            <w:tcW w:w="1250" w:type="pct"/>
          </w:tcPr>
          <w:p w14:paraId="64828DFE" w14:textId="3753DAB3" w:rsidR="0086232A" w:rsidRPr="00321B65" w:rsidRDefault="0068061E" w:rsidP="0027676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kern w:val="24"/>
                <w:lang w:val="en-CA"/>
              </w:rPr>
              <w:t>N/A</w:t>
            </w:r>
          </w:p>
        </w:tc>
        <w:tc>
          <w:tcPr>
            <w:tcW w:w="1250" w:type="pct"/>
          </w:tcPr>
          <w:p w14:paraId="7F8E2C53" w14:textId="26F9C624" w:rsidR="0086232A" w:rsidRPr="00321B65" w:rsidRDefault="0068061E" w:rsidP="0027676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kern w:val="24"/>
                <w:lang w:val="en-CA"/>
              </w:rPr>
              <w:t>N/A</w:t>
            </w:r>
          </w:p>
        </w:tc>
        <w:tc>
          <w:tcPr>
            <w:tcW w:w="1250" w:type="pct"/>
          </w:tcPr>
          <w:p w14:paraId="0C47714E" w14:textId="573326FF" w:rsidR="0086232A" w:rsidRPr="00321B65" w:rsidRDefault="0068061E" w:rsidP="0027676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kern w:val="24"/>
                <w:lang w:val="en-CA"/>
              </w:rPr>
              <w:t>N/A</w:t>
            </w:r>
          </w:p>
        </w:tc>
      </w:tr>
    </w:tbl>
    <w:p w14:paraId="30DE8145" w14:textId="696D33E5" w:rsidR="00FB6271" w:rsidRPr="00321B65" w:rsidRDefault="008A3A26"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94" w:name="_Toc161735842"/>
      <w:r w:rsidRPr="00321B65">
        <w:rPr>
          <w:rFonts w:ascii="Arial" w:eastAsia="Times New Roman" w:hAnsi="Arial" w:cs="Arial"/>
          <w:color w:val="auto"/>
          <w:sz w:val="48"/>
          <w:szCs w:val="48"/>
          <w:lang w:val="en-CA"/>
        </w:rPr>
        <w:t>Out of Scope for RPA</w:t>
      </w:r>
      <w:bookmarkEnd w:id="294"/>
    </w:p>
    <w:p w14:paraId="6311F57A" w14:textId="60B59B88" w:rsidR="00FB6271" w:rsidRPr="00321B65" w:rsidRDefault="005755A9" w:rsidP="00FB6271">
      <w:pPr>
        <w:ind w:left="709"/>
        <w:rPr>
          <w:rFonts w:ascii="Arial" w:hAnsi="Arial" w:cs="Arial"/>
        </w:rPr>
      </w:pPr>
      <w:r w:rsidRPr="00321B65">
        <w:rPr>
          <w:rFonts w:ascii="Arial" w:hAnsi="Arial" w:cs="Arial"/>
        </w:rPr>
        <w:t>The steps out of scope for RPA should be listed in the table below together with the reasoning.</w:t>
      </w:r>
    </w:p>
    <w:tbl>
      <w:tblPr>
        <w:tblStyle w:val="GridTable4-Accent4"/>
        <w:tblW w:w="5000" w:type="pct"/>
        <w:tblLook w:val="04A0" w:firstRow="1" w:lastRow="0" w:firstColumn="1" w:lastColumn="0" w:noHBand="0" w:noVBand="1"/>
      </w:tblPr>
      <w:tblGrid>
        <w:gridCol w:w="2337"/>
        <w:gridCol w:w="2337"/>
        <w:gridCol w:w="2338"/>
        <w:gridCol w:w="2338"/>
      </w:tblGrid>
      <w:tr w:rsidR="00D9740E" w:rsidRPr="00054113" w14:paraId="00C5C108" w14:textId="77777777" w:rsidTr="00051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303391D" w14:textId="25D04CB3" w:rsidR="00D9740E" w:rsidRPr="00321B65" w:rsidRDefault="00D9740E" w:rsidP="00D9740E">
            <w:pPr>
              <w:spacing w:before="77" w:after="0" w:line="240" w:lineRule="auto"/>
              <w:ind w:left="0"/>
              <w:jc w:val="center"/>
              <w:textAlignment w:val="baseline"/>
              <w:rPr>
                <w:rFonts w:ascii="Arial" w:hAnsi="Arial" w:cs="Arial"/>
                <w:color w:val="auto"/>
                <w:kern w:val="24"/>
                <w:lang w:val="en-CA"/>
              </w:rPr>
            </w:pPr>
            <w:r w:rsidRPr="00321B65">
              <w:rPr>
                <w:rFonts w:ascii="Arial" w:hAnsi="Arial" w:cs="Arial"/>
                <w:color w:val="auto"/>
                <w:kern w:val="24"/>
                <w:lang w:val="en-CA"/>
              </w:rPr>
              <w:t>Activity/Step</w:t>
            </w:r>
          </w:p>
        </w:tc>
        <w:tc>
          <w:tcPr>
            <w:tcW w:w="1250" w:type="pct"/>
          </w:tcPr>
          <w:p w14:paraId="6DB2E7AC" w14:textId="05604583" w:rsidR="00D9740E" w:rsidRPr="00321B65" w:rsidRDefault="00D9740E" w:rsidP="00D9740E">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Reason for out of scope</w:t>
            </w:r>
          </w:p>
        </w:tc>
        <w:tc>
          <w:tcPr>
            <w:tcW w:w="1250" w:type="pct"/>
          </w:tcPr>
          <w:p w14:paraId="036E9F09" w14:textId="064A2A80" w:rsidR="00D9740E" w:rsidRPr="00321B65" w:rsidRDefault="00D9740E" w:rsidP="00D9740E">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Impact on the TO BE</w:t>
            </w:r>
          </w:p>
        </w:tc>
        <w:tc>
          <w:tcPr>
            <w:tcW w:w="1250" w:type="pct"/>
          </w:tcPr>
          <w:p w14:paraId="45D7BEF6" w14:textId="3AFC41E1" w:rsidR="00D9740E" w:rsidRPr="00321B65" w:rsidRDefault="00D9740E" w:rsidP="00D9740E">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Possible measures to be taken into account for future automation</w:t>
            </w:r>
          </w:p>
        </w:tc>
      </w:tr>
      <w:tr w:rsidR="00FB6271" w:rsidRPr="00054113" w14:paraId="7D14F5EB" w14:textId="77777777" w:rsidTr="0005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F27A931" w14:textId="6EE20329" w:rsidR="00FB6271" w:rsidRPr="00321B65" w:rsidRDefault="00256CDA" w:rsidP="00051730">
            <w:pPr>
              <w:spacing w:before="77" w:after="0" w:line="240" w:lineRule="auto"/>
              <w:ind w:left="0"/>
              <w:jc w:val="center"/>
              <w:textAlignment w:val="baseline"/>
              <w:rPr>
                <w:rFonts w:ascii="Arial" w:hAnsi="Arial" w:cs="Arial"/>
                <w:b w:val="0"/>
                <w:bCs w:val="0"/>
                <w:kern w:val="24"/>
                <w:lang w:val="en-CA"/>
              </w:rPr>
            </w:pPr>
            <w:r w:rsidRPr="00321B65">
              <w:rPr>
                <w:rFonts w:ascii="Arial" w:hAnsi="Arial" w:cs="Arial"/>
                <w:b w:val="0"/>
                <w:bCs w:val="0"/>
                <w:kern w:val="24"/>
                <w:lang w:val="en-CA"/>
              </w:rPr>
              <w:t>N/A</w:t>
            </w:r>
          </w:p>
        </w:tc>
        <w:tc>
          <w:tcPr>
            <w:tcW w:w="1250" w:type="pct"/>
          </w:tcPr>
          <w:p w14:paraId="5F92A22D" w14:textId="40445BF2" w:rsidR="00FB6271" w:rsidRPr="00321B65" w:rsidRDefault="00256CDA" w:rsidP="00051730">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kern w:val="24"/>
                <w:lang w:val="en-CA"/>
              </w:rPr>
              <w:t>N/A</w:t>
            </w:r>
          </w:p>
        </w:tc>
        <w:tc>
          <w:tcPr>
            <w:tcW w:w="1250" w:type="pct"/>
          </w:tcPr>
          <w:p w14:paraId="17648F69" w14:textId="64AE6E97" w:rsidR="00FB6271" w:rsidRPr="00321B65" w:rsidRDefault="00256CDA" w:rsidP="00051730">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kern w:val="24"/>
                <w:lang w:val="en-CA"/>
              </w:rPr>
              <w:t>N/A</w:t>
            </w:r>
          </w:p>
        </w:tc>
        <w:tc>
          <w:tcPr>
            <w:tcW w:w="1250" w:type="pct"/>
          </w:tcPr>
          <w:p w14:paraId="07DE7AAD" w14:textId="2BEB2B8A" w:rsidR="00FB6271" w:rsidRPr="00321B65" w:rsidRDefault="00256CDA" w:rsidP="00051730">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kern w:val="24"/>
                <w:lang w:val="en-CA"/>
              </w:rPr>
              <w:t>N/A</w:t>
            </w:r>
          </w:p>
        </w:tc>
      </w:tr>
    </w:tbl>
    <w:p w14:paraId="3113C14F" w14:textId="7614C171" w:rsidR="00602A9E" w:rsidRPr="00321B65" w:rsidRDefault="006A020C"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95" w:name="_Toc161735843"/>
      <w:r w:rsidRPr="00321B65">
        <w:rPr>
          <w:rFonts w:ascii="Arial" w:eastAsia="Times New Roman" w:hAnsi="Arial" w:cs="Arial"/>
          <w:color w:val="auto"/>
          <w:sz w:val="48"/>
          <w:szCs w:val="48"/>
          <w:lang w:val="en-CA"/>
        </w:rPr>
        <w:lastRenderedPageBreak/>
        <w:t>Business Exception</w:t>
      </w:r>
      <w:r w:rsidR="007822E9" w:rsidRPr="00321B65">
        <w:rPr>
          <w:rFonts w:ascii="Arial" w:eastAsia="Times New Roman" w:hAnsi="Arial" w:cs="Arial"/>
          <w:color w:val="auto"/>
          <w:sz w:val="48"/>
          <w:szCs w:val="48"/>
          <w:lang w:val="en-CA"/>
        </w:rPr>
        <w:t>s</w:t>
      </w:r>
      <w:r w:rsidRPr="00321B65">
        <w:rPr>
          <w:rFonts w:ascii="Arial" w:eastAsia="Times New Roman" w:hAnsi="Arial" w:cs="Arial"/>
          <w:color w:val="auto"/>
          <w:sz w:val="48"/>
          <w:szCs w:val="48"/>
          <w:lang w:val="en-CA"/>
        </w:rPr>
        <w:t xml:space="preserve"> Handling</w:t>
      </w:r>
      <w:bookmarkEnd w:id="295"/>
    </w:p>
    <w:p w14:paraId="23AF61CE" w14:textId="77777777" w:rsidR="00DF7D96" w:rsidRPr="00321B65" w:rsidRDefault="00DF7D96" w:rsidP="00DF7D96">
      <w:pPr>
        <w:ind w:left="709"/>
        <w:rPr>
          <w:rFonts w:ascii="Arial" w:hAnsi="Arial" w:cs="Arial"/>
        </w:rPr>
      </w:pPr>
      <w:r w:rsidRPr="00321B65">
        <w:rPr>
          <w:rFonts w:ascii="Arial" w:hAnsi="Arial" w:cs="Arial"/>
        </w:rPr>
        <w:t>Business exceptions (as compared to Application exceptions) prevent the automation from being able to complete the intended process goal. Regardless of how many times the bot is run, it will follow the same path and not be able to complete the process goal. This may be a result of certain data or conditions being incomplete, missing, or not meeting specific business rules.</w:t>
      </w:r>
    </w:p>
    <w:p w14:paraId="1A47D60F" w14:textId="77777777" w:rsidR="00DF7D96" w:rsidRPr="00321B65" w:rsidRDefault="00DF7D96" w:rsidP="00DF7D96">
      <w:pPr>
        <w:ind w:left="709"/>
        <w:rPr>
          <w:rFonts w:ascii="Arial" w:hAnsi="Arial" w:cs="Arial"/>
        </w:rPr>
      </w:pPr>
      <w:r w:rsidRPr="00321B65">
        <w:rPr>
          <w:rFonts w:ascii="Arial" w:hAnsi="Arial" w:cs="Arial"/>
          <w:b/>
          <w:bCs/>
        </w:rPr>
        <w:t>Known exceptions</w:t>
      </w:r>
      <w:r w:rsidRPr="00321B65">
        <w:rPr>
          <w:rFonts w:ascii="Arial" w:hAnsi="Arial" w:cs="Arial"/>
        </w:rPr>
        <w:t xml:space="preserve"> = Previously encountered. A scenario is defined with clear actions and workarounds for each case.</w:t>
      </w:r>
    </w:p>
    <w:p w14:paraId="5BD82016" w14:textId="50EBB618" w:rsidR="0086232A" w:rsidRPr="00321B65" w:rsidRDefault="00DF7D96" w:rsidP="00DF7D96">
      <w:pPr>
        <w:ind w:left="709"/>
        <w:rPr>
          <w:rFonts w:ascii="Arial" w:hAnsi="Arial" w:cs="Arial"/>
        </w:rPr>
      </w:pPr>
      <w:r w:rsidRPr="00321B65">
        <w:rPr>
          <w:rFonts w:ascii="Arial" w:hAnsi="Arial" w:cs="Arial"/>
        </w:rPr>
        <w:t>Unknown exceptions are usually processed by the bot as if they were successful transactions but end in an incorrect outcome.</w:t>
      </w:r>
    </w:p>
    <w:p w14:paraId="2BC0F9EF" w14:textId="59B09EF2" w:rsidR="00C247DA" w:rsidRPr="00321B65" w:rsidRDefault="00C63482" w:rsidP="376E9050">
      <w:pPr>
        <w:pStyle w:val="Heading2"/>
        <w:keepLines w:val="0"/>
        <w:numPr>
          <w:ilvl w:val="2"/>
          <w:numId w:val="10"/>
        </w:numPr>
        <w:spacing w:before="480" w:after="240" w:line="240" w:lineRule="auto"/>
        <w:rPr>
          <w:rFonts w:ascii="Arial" w:eastAsia="Times New Roman" w:hAnsi="Arial" w:cs="Arial"/>
          <w:color w:val="auto"/>
          <w:sz w:val="40"/>
          <w:szCs w:val="40"/>
          <w:lang w:val="en-CA"/>
        </w:rPr>
      </w:pPr>
      <w:bookmarkStart w:id="296" w:name="_Toc161735844"/>
      <w:r w:rsidRPr="00321B65">
        <w:rPr>
          <w:rFonts w:ascii="Arial" w:eastAsia="Times New Roman" w:hAnsi="Arial" w:cs="Arial"/>
          <w:color w:val="auto"/>
          <w:sz w:val="40"/>
          <w:szCs w:val="40"/>
          <w:lang w:val="en-CA"/>
        </w:rPr>
        <w:t>Known Business Exceptions</w:t>
      </w:r>
      <w:bookmarkEnd w:id="296"/>
    </w:p>
    <w:p w14:paraId="01D5D6BF" w14:textId="77777777" w:rsidR="0051197F" w:rsidRPr="00321B65" w:rsidRDefault="0051197F" w:rsidP="0051197F">
      <w:pPr>
        <w:ind w:left="993"/>
        <w:rPr>
          <w:rFonts w:ascii="Arial" w:hAnsi="Arial" w:cs="Arial"/>
        </w:rPr>
      </w:pPr>
      <w:r w:rsidRPr="00321B65">
        <w:rPr>
          <w:rFonts w:ascii="Arial" w:hAnsi="Arial" w:cs="Arial"/>
        </w:rPr>
        <w:t>Details regarding how the robot should handle the exceptions are specified below.</w:t>
      </w:r>
    </w:p>
    <w:p w14:paraId="039C1F41" w14:textId="711B1488" w:rsidR="0051197F" w:rsidRPr="00321B65" w:rsidRDefault="0051197F" w:rsidP="0051197F">
      <w:pPr>
        <w:ind w:left="993"/>
        <w:rPr>
          <w:rFonts w:ascii="Arial" w:hAnsi="Arial" w:cs="Arial"/>
          <w:i/>
          <w:iCs/>
        </w:rPr>
      </w:pPr>
      <w:r w:rsidRPr="00321B65">
        <w:rPr>
          <w:rFonts w:ascii="Arial" w:hAnsi="Arial" w:cs="Arial"/>
          <w:i/>
          <w:iCs/>
        </w:rPr>
        <w:t>*Note: If Section 5.</w:t>
      </w:r>
      <w:r w:rsidR="00B94001" w:rsidRPr="00321B65">
        <w:rPr>
          <w:rFonts w:ascii="Arial" w:hAnsi="Arial" w:cs="Arial"/>
          <w:i/>
          <w:iCs/>
        </w:rPr>
        <w:t>3</w:t>
      </w:r>
      <w:r w:rsidRPr="00321B65">
        <w:rPr>
          <w:rFonts w:ascii="Arial" w:hAnsi="Arial" w:cs="Arial"/>
          <w:i/>
          <w:iCs/>
        </w:rPr>
        <w:t>.1 – Validation Rules is utilized, it will contain business exception handling pertaining to failed invoice validations.</w:t>
      </w:r>
    </w:p>
    <w:p w14:paraId="0AF67EE0" w14:textId="1767A722" w:rsidR="008E35DD" w:rsidRPr="00321B65" w:rsidRDefault="0051197F" w:rsidP="0051197F">
      <w:pPr>
        <w:ind w:left="993"/>
        <w:rPr>
          <w:rFonts w:ascii="Arial" w:hAnsi="Arial" w:cs="Arial"/>
          <w:i/>
          <w:iCs/>
        </w:rPr>
      </w:pPr>
      <w:r w:rsidRPr="00321B65">
        <w:rPr>
          <w:rFonts w:ascii="Arial" w:hAnsi="Arial" w:cs="Arial"/>
          <w:i/>
          <w:iCs/>
        </w:rPr>
        <w:t>Parameters, in the table below, are those data items needed for actioning the business exception.</w:t>
      </w:r>
    </w:p>
    <w:tbl>
      <w:tblPr>
        <w:tblStyle w:val="GridTable4-Accent4"/>
        <w:tblW w:w="9350" w:type="dxa"/>
        <w:tblLook w:val="04A0" w:firstRow="1" w:lastRow="0" w:firstColumn="1" w:lastColumn="0" w:noHBand="0" w:noVBand="1"/>
      </w:tblPr>
      <w:tblGrid>
        <w:gridCol w:w="3364"/>
        <w:gridCol w:w="830"/>
        <w:gridCol w:w="1550"/>
        <w:gridCol w:w="1601"/>
        <w:gridCol w:w="2005"/>
      </w:tblGrid>
      <w:tr w:rsidR="001B2139" w:rsidRPr="00054113" w14:paraId="64CBAE9C" w14:textId="77777777" w:rsidTr="00AD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71A68165" w14:textId="77777777" w:rsidR="001B2139" w:rsidRPr="00054113" w:rsidRDefault="42081412" w:rsidP="42891581">
            <w:pPr>
              <w:spacing w:before="77" w:after="0" w:line="240" w:lineRule="auto"/>
              <w:ind w:left="0"/>
              <w:jc w:val="center"/>
              <w:textAlignment w:val="baseline"/>
              <w:rPr>
                <w:rFonts w:ascii="Arial" w:hAnsi="Arial" w:cs="Arial"/>
                <w:color w:val="auto"/>
                <w:kern w:val="24"/>
                <w:lang w:val="en-CA"/>
              </w:rPr>
            </w:pPr>
            <w:r w:rsidRPr="00054113">
              <w:rPr>
                <w:rFonts w:ascii="Arial" w:hAnsi="Arial" w:cs="Arial"/>
                <w:color w:val="auto"/>
                <w:kern w:val="24"/>
                <w:lang w:val="en-CA"/>
              </w:rPr>
              <w:t>Exception Name</w:t>
            </w:r>
          </w:p>
        </w:tc>
        <w:tc>
          <w:tcPr>
            <w:tcW w:w="830" w:type="dxa"/>
          </w:tcPr>
          <w:p w14:paraId="1BBEE6DF" w14:textId="77777777" w:rsidR="001B2139" w:rsidRPr="00054113" w:rsidRDefault="42081412" w:rsidP="42891581">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054113">
              <w:rPr>
                <w:rFonts w:ascii="Arial" w:hAnsi="Arial" w:cs="Arial"/>
                <w:color w:val="auto"/>
                <w:kern w:val="24"/>
                <w:lang w:val="en-CA"/>
              </w:rPr>
              <w:t>Step #</w:t>
            </w:r>
          </w:p>
        </w:tc>
        <w:tc>
          <w:tcPr>
            <w:tcW w:w="1550" w:type="dxa"/>
          </w:tcPr>
          <w:p w14:paraId="05ABB123" w14:textId="77777777" w:rsidR="001B2139" w:rsidRPr="00054113" w:rsidRDefault="42081412" w:rsidP="42891581">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054113">
              <w:rPr>
                <w:rFonts w:ascii="Arial" w:hAnsi="Arial" w:cs="Arial"/>
                <w:color w:val="auto"/>
                <w:kern w:val="24"/>
                <w:lang w:val="en-CA"/>
              </w:rPr>
              <w:t>Parameters</w:t>
            </w:r>
          </w:p>
        </w:tc>
        <w:tc>
          <w:tcPr>
            <w:tcW w:w="1601" w:type="dxa"/>
          </w:tcPr>
          <w:p w14:paraId="26B74111" w14:textId="77777777" w:rsidR="001B2139" w:rsidRPr="00054113" w:rsidRDefault="42081412" w:rsidP="42891581">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054113">
              <w:rPr>
                <w:rFonts w:ascii="Arial" w:hAnsi="Arial" w:cs="Arial"/>
                <w:color w:val="auto"/>
                <w:kern w:val="24"/>
                <w:lang w:val="en-CA"/>
              </w:rPr>
              <w:t>Action to be taken by bot</w:t>
            </w:r>
          </w:p>
        </w:tc>
        <w:tc>
          <w:tcPr>
            <w:tcW w:w="2005" w:type="dxa"/>
          </w:tcPr>
          <w:p w14:paraId="5F47E93D" w14:textId="77777777" w:rsidR="001B2139" w:rsidRPr="00054113" w:rsidRDefault="42081412" w:rsidP="42891581">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054113">
              <w:rPr>
                <w:rFonts w:ascii="Arial" w:hAnsi="Arial" w:cs="Arial"/>
                <w:color w:val="auto"/>
                <w:kern w:val="24"/>
                <w:lang w:val="en-CA"/>
              </w:rPr>
              <w:t>Action to be taken manually (optional)</w:t>
            </w:r>
          </w:p>
        </w:tc>
      </w:tr>
      <w:tr w:rsidR="001B2139" w:rsidRPr="00054113" w14:paraId="686F3F7C" w14:textId="77777777" w:rsidTr="00AD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2C133142" w14:textId="3151C6D5" w:rsidR="001B2139" w:rsidRPr="00054113" w:rsidRDefault="25DA180A" w:rsidP="0083312C">
            <w:pPr>
              <w:spacing w:before="77" w:after="0" w:line="240" w:lineRule="auto"/>
              <w:ind w:left="0"/>
              <w:rPr>
                <w:rFonts w:ascii="Arial" w:hAnsi="Arial" w:cs="Arial"/>
                <w:b w:val="0"/>
                <w:bCs w:val="0"/>
                <w:lang w:val="en-CA"/>
              </w:rPr>
            </w:pPr>
            <w:r w:rsidRPr="00054113">
              <w:rPr>
                <w:rFonts w:ascii="Arial" w:hAnsi="Arial" w:cs="Arial"/>
                <w:b w:val="0"/>
                <w:bCs w:val="0"/>
                <w:lang w:val="en-CA"/>
              </w:rPr>
              <w:t>BRE01</w:t>
            </w:r>
          </w:p>
          <w:p w14:paraId="74F694A0" w14:textId="36B68E71" w:rsidR="001B2139" w:rsidRPr="00054113" w:rsidRDefault="00D6430E" w:rsidP="00D6430E">
            <w:pPr>
              <w:spacing w:before="77" w:after="0" w:line="240" w:lineRule="auto"/>
              <w:ind w:left="0"/>
              <w:rPr>
                <w:rFonts w:ascii="Arial" w:hAnsi="Arial" w:cs="Arial"/>
                <w:b w:val="0"/>
                <w:bCs w:val="0"/>
                <w:lang w:val="en-CA"/>
              </w:rPr>
            </w:pPr>
            <w:r w:rsidRPr="00321B65">
              <w:rPr>
                <w:rFonts w:ascii="Arial" w:hAnsi="Arial" w:cs="Arial"/>
                <w:lang w:val="en-CA"/>
              </w:rPr>
              <w:t>No</w:t>
            </w:r>
            <w:r>
              <w:rPr>
                <w:rFonts w:ascii="Arial" w:hAnsi="Arial" w:cs="Arial"/>
                <w:lang w:val="en-CA"/>
              </w:rPr>
              <w:t xml:space="preserve"> new JV form</w:t>
            </w:r>
            <w:r w:rsidRPr="00321B65">
              <w:rPr>
                <w:rFonts w:ascii="Arial" w:hAnsi="Arial" w:cs="Arial"/>
                <w:lang w:val="en-CA"/>
              </w:rPr>
              <w:t xml:space="preserve"> attachments found in the </w:t>
            </w:r>
            <w:r>
              <w:rPr>
                <w:rFonts w:ascii="Arial" w:hAnsi="Arial" w:cs="Arial"/>
                <w:lang w:val="en-CA"/>
              </w:rPr>
              <w:t>email</w:t>
            </w:r>
            <w:r w:rsidRPr="00054113">
              <w:rPr>
                <w:rFonts w:ascii="Arial" w:hAnsi="Arial" w:cs="Arial"/>
                <w:b w:val="0"/>
                <w:bCs w:val="0"/>
                <w:lang w:val="en-CA"/>
              </w:rPr>
              <w:t xml:space="preserve"> </w:t>
            </w:r>
          </w:p>
        </w:tc>
        <w:tc>
          <w:tcPr>
            <w:tcW w:w="830" w:type="dxa"/>
          </w:tcPr>
          <w:p w14:paraId="32B0A4EE" w14:textId="31421E17" w:rsidR="001B2139" w:rsidRPr="00054113" w:rsidRDefault="00A91647" w:rsidP="42891581">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Pr>
                <w:rFonts w:ascii="Arial" w:hAnsi="Arial" w:cs="Arial"/>
                <w:kern w:val="24"/>
                <w:lang w:val="en-CA"/>
              </w:rPr>
              <w:t>UC02</w:t>
            </w:r>
          </w:p>
        </w:tc>
        <w:tc>
          <w:tcPr>
            <w:tcW w:w="1550" w:type="dxa"/>
          </w:tcPr>
          <w:p w14:paraId="3C8BC7E5" w14:textId="1603BBD8" w:rsidR="001B2139" w:rsidRPr="00054113" w:rsidRDefault="3DCD55EB" w:rsidP="42891581">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Fonts w:ascii="Arial" w:hAnsi="Arial" w:cs="Arial"/>
                <w:lang w:val="en-CA"/>
              </w:rPr>
              <w:t xml:space="preserve">Email </w:t>
            </w:r>
            <w:r w:rsidR="01F7BF49" w:rsidRPr="00054113">
              <w:rPr>
                <w:rFonts w:ascii="Arial" w:hAnsi="Arial" w:cs="Arial"/>
                <w:lang w:val="en-CA"/>
              </w:rPr>
              <w:t>Attachments</w:t>
            </w:r>
          </w:p>
        </w:tc>
        <w:tc>
          <w:tcPr>
            <w:tcW w:w="1601" w:type="dxa"/>
          </w:tcPr>
          <w:p w14:paraId="4BCDD154" w14:textId="77777777" w:rsidR="001B2139" w:rsidRPr="00054113" w:rsidRDefault="00DC23E3" w:rsidP="00DC23E3">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rPr>
            </w:pPr>
            <w:r w:rsidRPr="00054113">
              <w:rPr>
                <w:rFonts w:ascii="Arial" w:hAnsi="Arial" w:cs="Arial"/>
                <w:kern w:val="24"/>
              </w:rPr>
              <w:t xml:space="preserve">Mark item as BRE, report to business </w:t>
            </w:r>
          </w:p>
          <w:p w14:paraId="201506C9" w14:textId="77777777" w:rsidR="00EB669B" w:rsidRPr="00054113" w:rsidRDefault="00EB669B" w:rsidP="00DC23E3">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rPr>
            </w:pPr>
          </w:p>
          <w:p w14:paraId="59805E80" w14:textId="62147B29" w:rsidR="00EB669B" w:rsidRPr="00054113" w:rsidRDefault="00EB669B" w:rsidP="00EB669B">
            <w:pPr>
              <w:ind w:left="0"/>
              <w:cnfStyle w:val="000000100000" w:firstRow="0" w:lastRow="0" w:firstColumn="0" w:lastColumn="0" w:oddVBand="0" w:evenVBand="0" w:oddHBand="1" w:evenHBand="0" w:firstRowFirstColumn="0" w:firstRowLastColumn="0" w:lastRowFirstColumn="0" w:lastRowLastColumn="0"/>
              <w:rPr>
                <w:rFonts w:ascii="Arial" w:hAnsi="Arial" w:cs="Arial"/>
                <w:kern w:val="24"/>
              </w:rPr>
            </w:pPr>
          </w:p>
        </w:tc>
        <w:tc>
          <w:tcPr>
            <w:tcW w:w="2005" w:type="dxa"/>
          </w:tcPr>
          <w:p w14:paraId="2CB64B30" w14:textId="6CC7FF3A" w:rsidR="001B2139" w:rsidRPr="00054113" w:rsidRDefault="00DC23E3" w:rsidP="00DC23E3">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Fonts w:ascii="Arial" w:hAnsi="Arial" w:cs="Arial"/>
                <w:kern w:val="24"/>
                <w:lang w:val="en-CA"/>
              </w:rPr>
              <w:t>Business to verify the email folder and move the required emails with the attachments</w:t>
            </w:r>
            <w:r w:rsidR="00AD62C6">
              <w:rPr>
                <w:rFonts w:ascii="Arial" w:hAnsi="Arial" w:cs="Arial"/>
                <w:kern w:val="24"/>
                <w:lang w:val="en-CA"/>
              </w:rPr>
              <w:t xml:space="preserve"> to the ”To be Processed” folder</w:t>
            </w:r>
          </w:p>
        </w:tc>
      </w:tr>
      <w:tr w:rsidR="42891581" w:rsidRPr="00054113" w14:paraId="72F0ADA3" w14:textId="77777777" w:rsidTr="00AD62C6">
        <w:trPr>
          <w:trHeight w:val="300"/>
        </w:trPr>
        <w:tc>
          <w:tcPr>
            <w:cnfStyle w:val="001000000000" w:firstRow="0" w:lastRow="0" w:firstColumn="1" w:lastColumn="0" w:oddVBand="0" w:evenVBand="0" w:oddHBand="0" w:evenHBand="0" w:firstRowFirstColumn="0" w:firstRowLastColumn="0" w:lastRowFirstColumn="0" w:lastRowLastColumn="0"/>
            <w:tcW w:w="3364" w:type="dxa"/>
          </w:tcPr>
          <w:p w14:paraId="09698CF8" w14:textId="77777777" w:rsidR="00A91647" w:rsidRDefault="00A91647" w:rsidP="00A91647">
            <w:pPr>
              <w:pStyle w:val="BodyText"/>
              <w:ind w:left="0" w:firstLine="11"/>
              <w:rPr>
                <w:rFonts w:ascii="Arial" w:hAnsi="Arial" w:cs="Arial"/>
              </w:rPr>
            </w:pPr>
            <w:r w:rsidRPr="00CC7CDB">
              <w:rPr>
                <w:rFonts w:ascii="Arial" w:hAnsi="Arial" w:cs="Arial"/>
                <w:b w:val="0"/>
                <w:bCs w:val="0"/>
              </w:rPr>
              <w:t>BRE02</w:t>
            </w:r>
            <w:r>
              <w:rPr>
                <w:rFonts w:ascii="Arial" w:hAnsi="Arial" w:cs="Arial"/>
              </w:rPr>
              <w:t xml:space="preserve"> - Total Values do not match in the JV form</w:t>
            </w:r>
          </w:p>
          <w:p w14:paraId="2FAB7D57" w14:textId="3603E6F3" w:rsidR="42891581" w:rsidRPr="00A91647" w:rsidRDefault="42891581" w:rsidP="42891581">
            <w:pPr>
              <w:spacing w:before="77" w:after="0" w:line="240" w:lineRule="auto"/>
              <w:ind w:left="0"/>
              <w:jc w:val="center"/>
              <w:rPr>
                <w:rFonts w:ascii="Arial" w:hAnsi="Arial" w:cs="Arial"/>
                <w:b w:val="0"/>
                <w:bCs w:val="0"/>
              </w:rPr>
            </w:pPr>
          </w:p>
        </w:tc>
        <w:tc>
          <w:tcPr>
            <w:tcW w:w="830" w:type="dxa"/>
          </w:tcPr>
          <w:p w14:paraId="089F57DA" w14:textId="036D11EB" w:rsidR="42891581" w:rsidRPr="00054113" w:rsidRDefault="00A91647" w:rsidP="42891581">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Pr>
                <w:rFonts w:ascii="Arial" w:hAnsi="Arial" w:cs="Arial"/>
                <w:lang w:val="en-CA"/>
              </w:rPr>
              <w:t>UC04</w:t>
            </w:r>
          </w:p>
        </w:tc>
        <w:tc>
          <w:tcPr>
            <w:tcW w:w="1550" w:type="dxa"/>
          </w:tcPr>
          <w:p w14:paraId="1472319E" w14:textId="2C39F89C" w:rsidR="42891581" w:rsidRPr="00054113" w:rsidRDefault="00A91647" w:rsidP="42891581">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Pr>
                <w:rFonts w:ascii="Arial" w:hAnsi="Arial" w:cs="Arial"/>
                <w:lang w:val="en-CA"/>
              </w:rPr>
              <w:t>JV Form</w:t>
            </w:r>
          </w:p>
        </w:tc>
        <w:tc>
          <w:tcPr>
            <w:tcW w:w="1601" w:type="dxa"/>
          </w:tcPr>
          <w:p w14:paraId="6461CA31" w14:textId="0A9471ED" w:rsidR="00A91647" w:rsidRPr="00054113" w:rsidRDefault="00A91647" w:rsidP="00A91647">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kern w:val="24"/>
              </w:rPr>
            </w:pPr>
            <w:r w:rsidRPr="00054113">
              <w:rPr>
                <w:rFonts w:ascii="Arial" w:hAnsi="Arial" w:cs="Arial"/>
                <w:kern w:val="24"/>
              </w:rPr>
              <w:t>Mark item as BRE, report to business</w:t>
            </w:r>
            <w:r w:rsidR="00AD62C6">
              <w:rPr>
                <w:rFonts w:ascii="Arial" w:hAnsi="Arial" w:cs="Arial"/>
                <w:kern w:val="24"/>
              </w:rPr>
              <w:t xml:space="preserve">, and move the email to </w:t>
            </w:r>
            <w:r w:rsidR="00AD62C6">
              <w:rPr>
                <w:rFonts w:ascii="Arial" w:hAnsi="Arial" w:cs="Arial"/>
                <w:kern w:val="24"/>
              </w:rPr>
              <w:lastRenderedPageBreak/>
              <w:t>“Failed” folder</w:t>
            </w:r>
          </w:p>
          <w:p w14:paraId="101A074A" w14:textId="6B89DC5B" w:rsidR="00EB669B" w:rsidRPr="00054113" w:rsidRDefault="00EB669B" w:rsidP="00EB669B">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005" w:type="dxa"/>
          </w:tcPr>
          <w:p w14:paraId="160DAA2B" w14:textId="01457E72" w:rsidR="42891581" w:rsidRPr="00AD62C6" w:rsidRDefault="00AD62C6" w:rsidP="00AD62C6">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AD62C6">
              <w:rPr>
                <w:rFonts w:ascii="Arial" w:hAnsi="Arial" w:cs="Arial"/>
                <w:kern w:val="24"/>
                <w:lang w:val="en-CA"/>
              </w:rPr>
              <w:lastRenderedPageBreak/>
              <w:t xml:space="preserve">Business to verify the </w:t>
            </w:r>
            <w:r>
              <w:rPr>
                <w:rFonts w:ascii="Arial" w:hAnsi="Arial" w:cs="Arial"/>
                <w:kern w:val="24"/>
                <w:lang w:val="en-CA"/>
              </w:rPr>
              <w:t xml:space="preserve">JV form, correct the data and move the email back </w:t>
            </w:r>
            <w:r>
              <w:rPr>
                <w:rFonts w:ascii="Arial" w:hAnsi="Arial" w:cs="Arial"/>
                <w:kern w:val="24"/>
                <w:lang w:val="en-CA"/>
              </w:rPr>
              <w:lastRenderedPageBreak/>
              <w:t>to ”To be Processed” folder if required</w:t>
            </w:r>
          </w:p>
        </w:tc>
      </w:tr>
      <w:tr w:rsidR="00AD62C6" w:rsidRPr="00054113" w14:paraId="0C29350D" w14:textId="77777777" w:rsidTr="00AD62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4" w:type="dxa"/>
          </w:tcPr>
          <w:p w14:paraId="67E6B8B5" w14:textId="024E201F" w:rsidR="00D6430E" w:rsidRPr="00D6430E" w:rsidRDefault="00D6430E" w:rsidP="00D6430E">
            <w:pPr>
              <w:pStyle w:val="BodyText"/>
              <w:ind w:left="0"/>
              <w:rPr>
                <w:rFonts w:ascii="Arial" w:hAnsi="Arial" w:cs="Arial"/>
              </w:rPr>
            </w:pPr>
            <w:r w:rsidRPr="00D6430E">
              <w:rPr>
                <w:rFonts w:ascii="Arial" w:hAnsi="Arial" w:cs="Arial"/>
                <w:b w:val="0"/>
                <w:bCs w:val="0"/>
              </w:rPr>
              <w:lastRenderedPageBreak/>
              <w:t>BRE03</w:t>
            </w:r>
            <w:r>
              <w:rPr>
                <w:rFonts w:ascii="Arial" w:hAnsi="Arial" w:cs="Arial"/>
              </w:rPr>
              <w:t xml:space="preserve"> – </w:t>
            </w:r>
            <w:r w:rsidRPr="00D6430E">
              <w:rPr>
                <w:rFonts w:ascii="Arial" w:hAnsi="Arial" w:cs="Arial"/>
              </w:rPr>
              <w:t>Total balance is not 0 in the JV form</w:t>
            </w:r>
          </w:p>
          <w:p w14:paraId="23E4DF68" w14:textId="1948DE8F" w:rsidR="00AD62C6" w:rsidRDefault="00AD62C6" w:rsidP="00AD62C6">
            <w:pPr>
              <w:pStyle w:val="BodyText"/>
              <w:ind w:left="0"/>
              <w:rPr>
                <w:rFonts w:ascii="Arial" w:hAnsi="Arial" w:cs="Arial"/>
              </w:rPr>
            </w:pPr>
          </w:p>
          <w:p w14:paraId="5150157D" w14:textId="77777777" w:rsidR="00AD62C6" w:rsidRPr="00CC7CDB" w:rsidRDefault="00AD62C6" w:rsidP="00AD62C6">
            <w:pPr>
              <w:pStyle w:val="BodyText"/>
              <w:ind w:left="0" w:firstLine="11"/>
              <w:rPr>
                <w:rFonts w:ascii="Arial" w:hAnsi="Arial" w:cs="Arial"/>
                <w:b w:val="0"/>
                <w:bCs w:val="0"/>
              </w:rPr>
            </w:pPr>
          </w:p>
        </w:tc>
        <w:tc>
          <w:tcPr>
            <w:tcW w:w="830" w:type="dxa"/>
          </w:tcPr>
          <w:p w14:paraId="08554311" w14:textId="23780B7B" w:rsidR="00AD62C6" w:rsidRDefault="00AD62C6" w:rsidP="00AD62C6">
            <w:pPr>
              <w:spacing w:before="77"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lang w:val="en-CA"/>
              </w:rPr>
            </w:pPr>
            <w:r>
              <w:rPr>
                <w:rFonts w:ascii="Arial" w:hAnsi="Arial" w:cs="Arial"/>
                <w:lang w:val="en-CA"/>
              </w:rPr>
              <w:t>UC04</w:t>
            </w:r>
          </w:p>
        </w:tc>
        <w:tc>
          <w:tcPr>
            <w:tcW w:w="1550" w:type="dxa"/>
          </w:tcPr>
          <w:p w14:paraId="49FA90CF" w14:textId="4373B0A3" w:rsidR="00AD62C6" w:rsidRDefault="00AD62C6" w:rsidP="00AD62C6">
            <w:pPr>
              <w:spacing w:before="77"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lang w:val="en-CA"/>
              </w:rPr>
            </w:pPr>
            <w:r>
              <w:rPr>
                <w:rFonts w:ascii="Arial" w:hAnsi="Arial" w:cs="Arial"/>
                <w:lang w:val="en-CA"/>
              </w:rPr>
              <w:t>JV Form</w:t>
            </w:r>
          </w:p>
        </w:tc>
        <w:tc>
          <w:tcPr>
            <w:tcW w:w="1601" w:type="dxa"/>
          </w:tcPr>
          <w:p w14:paraId="484C352E" w14:textId="77777777" w:rsidR="00AD62C6" w:rsidRPr="00054113" w:rsidRDefault="00AD62C6" w:rsidP="00AD62C6">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rPr>
            </w:pPr>
            <w:r w:rsidRPr="00054113">
              <w:rPr>
                <w:rFonts w:ascii="Arial" w:hAnsi="Arial" w:cs="Arial"/>
                <w:kern w:val="24"/>
              </w:rPr>
              <w:t>Mark item as BRE, report to business</w:t>
            </w:r>
            <w:r>
              <w:rPr>
                <w:rFonts w:ascii="Arial" w:hAnsi="Arial" w:cs="Arial"/>
                <w:kern w:val="24"/>
              </w:rPr>
              <w:t>, and move the email to “Failed” folder</w:t>
            </w:r>
          </w:p>
          <w:p w14:paraId="2C92206E" w14:textId="77777777" w:rsidR="00AD62C6" w:rsidRPr="00054113" w:rsidRDefault="00AD62C6" w:rsidP="00AD62C6">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rPr>
            </w:pPr>
          </w:p>
        </w:tc>
        <w:tc>
          <w:tcPr>
            <w:tcW w:w="2005" w:type="dxa"/>
          </w:tcPr>
          <w:p w14:paraId="7CF2DD85" w14:textId="2EA108FE" w:rsidR="00AD62C6" w:rsidRPr="00AD62C6" w:rsidRDefault="00AD62C6" w:rsidP="00AD62C6">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AD62C6">
              <w:rPr>
                <w:rFonts w:ascii="Arial" w:hAnsi="Arial" w:cs="Arial"/>
                <w:kern w:val="24"/>
                <w:lang w:val="en-CA"/>
              </w:rPr>
              <w:t xml:space="preserve">Business to verify the </w:t>
            </w:r>
            <w:r>
              <w:rPr>
                <w:rFonts w:ascii="Arial" w:hAnsi="Arial" w:cs="Arial"/>
                <w:kern w:val="24"/>
                <w:lang w:val="en-CA"/>
              </w:rPr>
              <w:t>JV form, correct the data and move the email back to ”To be Processed” folder if required</w:t>
            </w:r>
          </w:p>
        </w:tc>
      </w:tr>
      <w:tr w:rsidR="00AD62C6" w:rsidRPr="00054113" w14:paraId="1E215D08" w14:textId="77777777" w:rsidTr="00AD62C6">
        <w:trPr>
          <w:trHeight w:val="300"/>
        </w:trPr>
        <w:tc>
          <w:tcPr>
            <w:cnfStyle w:val="001000000000" w:firstRow="0" w:lastRow="0" w:firstColumn="1" w:lastColumn="0" w:oddVBand="0" w:evenVBand="0" w:oddHBand="0" w:evenHBand="0" w:firstRowFirstColumn="0" w:firstRowLastColumn="0" w:lastRowFirstColumn="0" w:lastRowLastColumn="0"/>
            <w:tcW w:w="3364" w:type="dxa"/>
          </w:tcPr>
          <w:p w14:paraId="6FCBE528" w14:textId="6D2115E8" w:rsidR="00AD62C6" w:rsidRPr="00AD62C6" w:rsidRDefault="00AD62C6" w:rsidP="00AD62C6">
            <w:pPr>
              <w:spacing w:before="77" w:after="0" w:line="240" w:lineRule="auto"/>
              <w:ind w:left="0"/>
              <w:rPr>
                <w:rFonts w:ascii="Arial" w:hAnsi="Arial" w:cs="Arial"/>
                <w:b w:val="0"/>
                <w:bCs w:val="0"/>
                <w:lang w:val="en-CA"/>
              </w:rPr>
            </w:pPr>
            <w:r w:rsidRPr="00AD62C6">
              <w:rPr>
                <w:rFonts w:ascii="Arial" w:hAnsi="Arial" w:cs="Arial"/>
                <w:b w:val="0"/>
                <w:bCs w:val="0"/>
              </w:rPr>
              <w:t>BRE04</w:t>
            </w:r>
            <w:r w:rsidRPr="00AD62C6">
              <w:rPr>
                <w:rFonts w:ascii="Arial" w:hAnsi="Arial" w:cs="Arial"/>
              </w:rPr>
              <w:t xml:space="preserve"> - GL Account </w:t>
            </w:r>
            <w:r w:rsidRPr="00AD62C6">
              <w:rPr>
                <w:rFonts w:ascii="Arial" w:hAnsi="Arial" w:cs="Arial"/>
                <w:b w:val="0"/>
                <w:bCs w:val="0"/>
              </w:rPr>
              <w:t>value missing in JV form (Credit/Debit) table</w:t>
            </w:r>
          </w:p>
        </w:tc>
        <w:tc>
          <w:tcPr>
            <w:tcW w:w="830" w:type="dxa"/>
            <w:vMerge w:val="restart"/>
          </w:tcPr>
          <w:p w14:paraId="4937BB63" w14:textId="0BD0DFB3" w:rsidR="00AD62C6" w:rsidRPr="00054113" w:rsidRDefault="00AD62C6" w:rsidP="00AD62C6">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Pr>
                <w:rFonts w:ascii="Arial" w:hAnsi="Arial" w:cs="Arial"/>
                <w:lang w:val="en-CA"/>
              </w:rPr>
              <w:t>UC05</w:t>
            </w:r>
          </w:p>
        </w:tc>
        <w:tc>
          <w:tcPr>
            <w:tcW w:w="1550" w:type="dxa"/>
            <w:vMerge w:val="restart"/>
          </w:tcPr>
          <w:p w14:paraId="21CD4E06" w14:textId="14B95BC1" w:rsidR="00AD62C6" w:rsidRPr="00054113" w:rsidRDefault="00AD62C6" w:rsidP="00AD62C6">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val="en-CA"/>
              </w:rPr>
              <w:t>JV Form</w:t>
            </w:r>
          </w:p>
        </w:tc>
        <w:tc>
          <w:tcPr>
            <w:tcW w:w="1601" w:type="dxa"/>
            <w:vMerge w:val="restart"/>
          </w:tcPr>
          <w:p w14:paraId="2601B5C9" w14:textId="77777777" w:rsidR="00AD62C6" w:rsidRPr="00054113" w:rsidRDefault="00AD62C6" w:rsidP="00AD62C6">
            <w:pPr>
              <w:spacing w:before="77" w:after="0" w:line="240" w:lineRule="auto"/>
              <w:ind w:left="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kern w:val="24"/>
              </w:rPr>
            </w:pPr>
            <w:r w:rsidRPr="00054113">
              <w:rPr>
                <w:rFonts w:ascii="Arial" w:hAnsi="Arial" w:cs="Arial"/>
                <w:kern w:val="24"/>
              </w:rPr>
              <w:t>Mark item as BRE, report to business</w:t>
            </w:r>
            <w:r>
              <w:rPr>
                <w:rFonts w:ascii="Arial" w:hAnsi="Arial" w:cs="Arial"/>
                <w:kern w:val="24"/>
              </w:rPr>
              <w:t>, and move the email to “Failed” folder</w:t>
            </w:r>
          </w:p>
          <w:p w14:paraId="24A7709B" w14:textId="7EC4307A" w:rsidR="00AD62C6" w:rsidRPr="00054113" w:rsidRDefault="00AD62C6" w:rsidP="00AD62C6">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system-ui" w:hAnsi="Arial" w:cs="Arial"/>
                <w:color w:val="0D0D0D" w:themeColor="text1" w:themeTint="F2"/>
              </w:rPr>
            </w:pPr>
          </w:p>
        </w:tc>
        <w:tc>
          <w:tcPr>
            <w:tcW w:w="2005" w:type="dxa"/>
            <w:vMerge w:val="restart"/>
          </w:tcPr>
          <w:p w14:paraId="6F12C483" w14:textId="2AA79C1D" w:rsidR="00AD62C6" w:rsidRPr="00054113" w:rsidRDefault="00AD62C6" w:rsidP="00AD62C6">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AD62C6">
              <w:rPr>
                <w:rFonts w:ascii="Arial" w:hAnsi="Arial" w:cs="Arial"/>
                <w:kern w:val="24"/>
                <w:lang w:val="en-CA"/>
              </w:rPr>
              <w:t xml:space="preserve">Business to verify the </w:t>
            </w:r>
            <w:r>
              <w:rPr>
                <w:rFonts w:ascii="Arial" w:hAnsi="Arial" w:cs="Arial"/>
                <w:kern w:val="24"/>
                <w:lang w:val="en-CA"/>
              </w:rPr>
              <w:t>JV form, correct the data and move the email back to ”To be Processed” folder if required</w:t>
            </w:r>
          </w:p>
        </w:tc>
      </w:tr>
      <w:tr w:rsidR="00AD62C6" w:rsidRPr="00054113" w14:paraId="3778284D" w14:textId="77777777" w:rsidTr="00AD62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4" w:type="dxa"/>
          </w:tcPr>
          <w:p w14:paraId="21665FFE" w14:textId="5CBFAD5D" w:rsidR="00AD62C6" w:rsidRDefault="00AD62C6" w:rsidP="00AD62C6">
            <w:pPr>
              <w:pStyle w:val="BodyText"/>
              <w:ind w:left="0"/>
              <w:rPr>
                <w:rFonts w:ascii="Arial" w:hAnsi="Arial" w:cs="Arial"/>
              </w:rPr>
            </w:pPr>
            <w:r w:rsidRPr="00CC7CDB">
              <w:rPr>
                <w:rFonts w:ascii="Arial" w:hAnsi="Arial" w:cs="Arial"/>
                <w:b w:val="0"/>
                <w:bCs w:val="0"/>
              </w:rPr>
              <w:t>BRE05</w:t>
            </w:r>
            <w:r>
              <w:rPr>
                <w:rFonts w:ascii="Arial" w:hAnsi="Arial" w:cs="Arial"/>
              </w:rPr>
              <w:t xml:space="preserve"> - </w:t>
            </w:r>
            <w:r w:rsidRPr="00AD62C6">
              <w:rPr>
                <w:rFonts w:ascii="Arial" w:hAnsi="Arial" w:cs="Arial"/>
                <w:color w:val="000000" w:themeColor="text1"/>
                <w:lang w:val="en-CA"/>
              </w:rPr>
              <w:t>Amount without tax</w:t>
            </w:r>
            <w:r w:rsidRPr="00054113">
              <w:rPr>
                <w:rFonts w:ascii="Arial" w:hAnsi="Arial" w:cs="Arial"/>
                <w:b w:val="0"/>
                <w:bCs w:val="0"/>
                <w:color w:val="000000" w:themeColor="text1"/>
                <w:lang w:val="en-CA"/>
              </w:rPr>
              <w:t xml:space="preserve"> </w:t>
            </w:r>
            <w:r w:rsidRPr="00AD62C6">
              <w:rPr>
                <w:rFonts w:ascii="Arial" w:hAnsi="Arial" w:cs="Arial"/>
                <w:b w:val="0"/>
                <w:bCs w:val="0"/>
              </w:rPr>
              <w:t>value missing in JV form (Credit/Debit) table</w:t>
            </w:r>
          </w:p>
          <w:p w14:paraId="6BF5A26B" w14:textId="38936631" w:rsidR="00AD62C6" w:rsidRPr="00AD62C6" w:rsidRDefault="00AD62C6" w:rsidP="00AD62C6">
            <w:pPr>
              <w:spacing w:before="77" w:after="0" w:line="240" w:lineRule="auto"/>
              <w:ind w:left="0"/>
              <w:rPr>
                <w:rFonts w:ascii="Arial" w:hAnsi="Arial" w:cs="Arial"/>
                <w:b w:val="0"/>
                <w:bCs w:val="0"/>
              </w:rPr>
            </w:pPr>
          </w:p>
        </w:tc>
        <w:tc>
          <w:tcPr>
            <w:tcW w:w="830" w:type="dxa"/>
            <w:vMerge/>
          </w:tcPr>
          <w:p w14:paraId="59E5377C" w14:textId="6292E621" w:rsidR="00AD62C6" w:rsidRPr="00054113" w:rsidRDefault="00AD62C6" w:rsidP="00AD62C6">
            <w:pPr>
              <w:spacing w:before="77"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lang w:val="en-CA"/>
              </w:rPr>
            </w:pPr>
          </w:p>
        </w:tc>
        <w:tc>
          <w:tcPr>
            <w:tcW w:w="1550" w:type="dxa"/>
            <w:vMerge/>
          </w:tcPr>
          <w:p w14:paraId="34A6BCE5" w14:textId="19D3849B" w:rsidR="00AD62C6" w:rsidRPr="00054113" w:rsidRDefault="00AD62C6" w:rsidP="00AD62C6">
            <w:pPr>
              <w:spacing w:before="77"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lang w:val="en-CA"/>
              </w:rPr>
            </w:pPr>
          </w:p>
        </w:tc>
        <w:tc>
          <w:tcPr>
            <w:tcW w:w="1601" w:type="dxa"/>
            <w:vMerge/>
          </w:tcPr>
          <w:p w14:paraId="37382E02" w14:textId="7BC9EEEE" w:rsidR="00AD62C6" w:rsidRPr="00054113" w:rsidRDefault="00AD62C6" w:rsidP="00AD62C6">
            <w:pPr>
              <w:spacing w:line="240" w:lineRule="auto"/>
              <w:cnfStyle w:val="000000100000" w:firstRow="0" w:lastRow="0" w:firstColumn="0" w:lastColumn="0" w:oddVBand="0" w:evenVBand="0" w:oddHBand="1" w:evenHBand="0" w:firstRowFirstColumn="0" w:firstRowLastColumn="0" w:lastRowFirstColumn="0" w:lastRowLastColumn="0"/>
              <w:rPr>
                <w:rFonts w:ascii="Arial" w:eastAsia="system-ui" w:hAnsi="Arial" w:cs="Arial"/>
                <w:color w:val="0D0D0D" w:themeColor="text1" w:themeTint="F2"/>
              </w:rPr>
            </w:pPr>
          </w:p>
        </w:tc>
        <w:tc>
          <w:tcPr>
            <w:tcW w:w="2005" w:type="dxa"/>
            <w:vMerge/>
          </w:tcPr>
          <w:p w14:paraId="44E646AF" w14:textId="5AB6E76F" w:rsidR="00AD62C6" w:rsidRPr="00054113" w:rsidRDefault="00AD62C6" w:rsidP="00AD62C6">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D62C6" w:rsidRPr="00054113" w14:paraId="1E31D2A5" w14:textId="77777777" w:rsidTr="00AD62C6">
        <w:trPr>
          <w:trHeight w:val="300"/>
        </w:trPr>
        <w:tc>
          <w:tcPr>
            <w:cnfStyle w:val="001000000000" w:firstRow="0" w:lastRow="0" w:firstColumn="1" w:lastColumn="0" w:oddVBand="0" w:evenVBand="0" w:oddHBand="0" w:evenHBand="0" w:firstRowFirstColumn="0" w:firstRowLastColumn="0" w:lastRowFirstColumn="0" w:lastRowLastColumn="0"/>
            <w:tcW w:w="3364" w:type="dxa"/>
          </w:tcPr>
          <w:p w14:paraId="384BB4AB" w14:textId="76E8D1A5" w:rsidR="00AD62C6" w:rsidRPr="00AD62C6" w:rsidRDefault="00AD62C6" w:rsidP="00AD62C6">
            <w:pPr>
              <w:pStyle w:val="BodyText"/>
              <w:ind w:left="0"/>
              <w:rPr>
                <w:rFonts w:ascii="Arial" w:hAnsi="Arial" w:cs="Arial"/>
                <w:b w:val="0"/>
                <w:bCs w:val="0"/>
              </w:rPr>
            </w:pPr>
            <w:r w:rsidRPr="00CC7CDB">
              <w:rPr>
                <w:rFonts w:ascii="Arial" w:hAnsi="Arial" w:cs="Arial"/>
                <w:b w:val="0"/>
                <w:bCs w:val="0"/>
              </w:rPr>
              <w:t>BRE06</w:t>
            </w:r>
            <w:r>
              <w:rPr>
                <w:rFonts w:ascii="Arial" w:hAnsi="Arial" w:cs="Arial"/>
              </w:rPr>
              <w:t xml:space="preserve"> – Cost Center </w:t>
            </w:r>
            <w:r w:rsidRPr="00AD62C6">
              <w:rPr>
                <w:rFonts w:ascii="Arial" w:hAnsi="Arial" w:cs="Arial"/>
                <w:b w:val="0"/>
                <w:bCs w:val="0"/>
              </w:rPr>
              <w:t>value missing in JV form (Credit/Debit) table</w:t>
            </w:r>
          </w:p>
          <w:p w14:paraId="48D02F67" w14:textId="29274E33" w:rsidR="00AD62C6" w:rsidRPr="00054113" w:rsidRDefault="00AD62C6" w:rsidP="00AD62C6">
            <w:pPr>
              <w:tabs>
                <w:tab w:val="left" w:pos="0"/>
                <w:tab w:val="left" w:pos="1440"/>
              </w:tabs>
              <w:spacing w:before="77" w:after="160" w:line="257" w:lineRule="auto"/>
              <w:ind w:left="0"/>
              <w:textAlignment w:val="baseline"/>
              <w:rPr>
                <w:rFonts w:ascii="Arial" w:hAnsi="Arial" w:cs="Arial"/>
                <w:b w:val="0"/>
                <w:bCs w:val="0"/>
              </w:rPr>
            </w:pPr>
          </w:p>
        </w:tc>
        <w:tc>
          <w:tcPr>
            <w:tcW w:w="830" w:type="dxa"/>
            <w:vMerge/>
          </w:tcPr>
          <w:p w14:paraId="75B76D56" w14:textId="4765D849" w:rsidR="00AD62C6" w:rsidRPr="00054113" w:rsidRDefault="00AD62C6" w:rsidP="00AD62C6">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lang w:val="en-CA"/>
              </w:rPr>
            </w:pPr>
          </w:p>
        </w:tc>
        <w:tc>
          <w:tcPr>
            <w:tcW w:w="1550" w:type="dxa"/>
            <w:vMerge/>
          </w:tcPr>
          <w:p w14:paraId="18EA842A" w14:textId="09C4365A" w:rsidR="00AD62C6" w:rsidRPr="00054113" w:rsidRDefault="00AD62C6" w:rsidP="00AD62C6">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lang w:val="en-CA"/>
              </w:rPr>
            </w:pPr>
          </w:p>
        </w:tc>
        <w:tc>
          <w:tcPr>
            <w:tcW w:w="1601" w:type="dxa"/>
            <w:vMerge/>
          </w:tcPr>
          <w:p w14:paraId="77DD05EA" w14:textId="77777777" w:rsidR="00AD62C6" w:rsidRPr="00054113" w:rsidRDefault="00AD62C6" w:rsidP="00AD62C6">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kern w:val="24"/>
              </w:rPr>
            </w:pPr>
          </w:p>
        </w:tc>
        <w:tc>
          <w:tcPr>
            <w:tcW w:w="2005" w:type="dxa"/>
            <w:vMerge/>
          </w:tcPr>
          <w:p w14:paraId="7538C6DC" w14:textId="35D96C42" w:rsidR="00AD62C6" w:rsidRPr="00054113" w:rsidRDefault="00AD62C6" w:rsidP="00AD62C6">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D62C6" w:rsidRPr="00054113" w14:paraId="6498E978" w14:textId="77777777" w:rsidTr="00AD62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4" w:type="dxa"/>
          </w:tcPr>
          <w:p w14:paraId="0E8A99AB" w14:textId="17D58F58" w:rsidR="00AD62C6" w:rsidRDefault="00AD62C6" w:rsidP="00AD62C6">
            <w:pPr>
              <w:pStyle w:val="BodyText"/>
              <w:ind w:left="0"/>
              <w:rPr>
                <w:rFonts w:ascii="Arial" w:hAnsi="Arial" w:cs="Arial"/>
              </w:rPr>
            </w:pPr>
            <w:r w:rsidRPr="00CC7CDB">
              <w:rPr>
                <w:rFonts w:ascii="Arial" w:hAnsi="Arial" w:cs="Arial"/>
                <w:b w:val="0"/>
                <w:bCs w:val="0"/>
              </w:rPr>
              <w:t>BRE07</w:t>
            </w:r>
            <w:r>
              <w:rPr>
                <w:rFonts w:ascii="Arial" w:hAnsi="Arial" w:cs="Arial"/>
              </w:rPr>
              <w:t xml:space="preserve"> – Functional Area </w:t>
            </w:r>
            <w:r w:rsidRPr="00AD62C6">
              <w:rPr>
                <w:rFonts w:ascii="Arial" w:hAnsi="Arial" w:cs="Arial"/>
                <w:b w:val="0"/>
                <w:bCs w:val="0"/>
              </w:rPr>
              <w:t>value missing in JV form (Credit/ Debit) table</w:t>
            </w:r>
            <w:r>
              <w:rPr>
                <w:rFonts w:ascii="Arial" w:hAnsi="Arial" w:cs="Arial"/>
              </w:rPr>
              <w:t xml:space="preserve"> </w:t>
            </w:r>
          </w:p>
          <w:p w14:paraId="1BC7200E" w14:textId="4D348FFD" w:rsidR="00AD62C6" w:rsidRPr="00AD62C6" w:rsidRDefault="00AD62C6" w:rsidP="00AD62C6">
            <w:pPr>
              <w:spacing w:before="77" w:after="0" w:line="240" w:lineRule="auto"/>
              <w:ind w:left="0"/>
              <w:rPr>
                <w:rFonts w:ascii="Arial" w:hAnsi="Arial" w:cs="Arial"/>
                <w:b w:val="0"/>
                <w:bCs w:val="0"/>
              </w:rPr>
            </w:pPr>
          </w:p>
        </w:tc>
        <w:tc>
          <w:tcPr>
            <w:tcW w:w="830" w:type="dxa"/>
            <w:vMerge/>
          </w:tcPr>
          <w:p w14:paraId="41258151" w14:textId="7FBEEDD4" w:rsidR="00AD62C6" w:rsidRPr="00054113" w:rsidRDefault="00AD62C6" w:rsidP="00AD62C6">
            <w:pPr>
              <w:spacing w:before="77"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lang w:val="en-CA"/>
              </w:rPr>
            </w:pPr>
          </w:p>
        </w:tc>
        <w:tc>
          <w:tcPr>
            <w:tcW w:w="1550" w:type="dxa"/>
            <w:vMerge/>
          </w:tcPr>
          <w:p w14:paraId="56DEDE29" w14:textId="63EFC0A9" w:rsidR="00AD62C6" w:rsidRPr="00054113" w:rsidRDefault="00AD62C6" w:rsidP="00AD62C6">
            <w:pPr>
              <w:spacing w:before="77"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lang w:val="en-CA"/>
              </w:rPr>
            </w:pPr>
          </w:p>
        </w:tc>
        <w:tc>
          <w:tcPr>
            <w:tcW w:w="1601" w:type="dxa"/>
            <w:vMerge/>
          </w:tcPr>
          <w:p w14:paraId="3EFDADA7" w14:textId="77777777" w:rsidR="00AD62C6" w:rsidRPr="00054113" w:rsidRDefault="00AD62C6" w:rsidP="00AD62C6">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kern w:val="24"/>
              </w:rPr>
            </w:pPr>
          </w:p>
        </w:tc>
        <w:tc>
          <w:tcPr>
            <w:tcW w:w="2005" w:type="dxa"/>
            <w:vMerge/>
          </w:tcPr>
          <w:p w14:paraId="24FBA295" w14:textId="711AFF22" w:rsidR="00AD62C6" w:rsidRPr="00054113" w:rsidRDefault="00AD62C6" w:rsidP="00AD62C6">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D62C6" w:rsidRPr="00054113" w14:paraId="31A83C82" w14:textId="77777777" w:rsidTr="00AD62C6">
        <w:trPr>
          <w:trHeight w:val="300"/>
        </w:trPr>
        <w:tc>
          <w:tcPr>
            <w:cnfStyle w:val="001000000000" w:firstRow="0" w:lastRow="0" w:firstColumn="1" w:lastColumn="0" w:oddVBand="0" w:evenVBand="0" w:oddHBand="0" w:evenHBand="0" w:firstRowFirstColumn="0" w:firstRowLastColumn="0" w:lastRowFirstColumn="0" w:lastRowLastColumn="0"/>
            <w:tcW w:w="3364" w:type="dxa"/>
          </w:tcPr>
          <w:p w14:paraId="69BA0573" w14:textId="64A48D82" w:rsidR="000B0AA2" w:rsidRDefault="00AD62C6" w:rsidP="00AD62C6">
            <w:pPr>
              <w:pStyle w:val="BodyText"/>
              <w:ind w:left="0"/>
              <w:rPr>
                <w:rFonts w:ascii="Arial" w:hAnsi="Arial" w:cs="Arial"/>
                <w:b w:val="0"/>
                <w:bCs w:val="0"/>
              </w:rPr>
            </w:pPr>
            <w:r w:rsidRPr="00CC7CDB">
              <w:rPr>
                <w:rFonts w:ascii="Arial" w:hAnsi="Arial" w:cs="Arial"/>
                <w:b w:val="0"/>
                <w:bCs w:val="0"/>
              </w:rPr>
              <w:t>BRE08</w:t>
            </w:r>
            <w:r>
              <w:rPr>
                <w:rFonts w:ascii="Arial" w:hAnsi="Arial" w:cs="Arial"/>
              </w:rPr>
              <w:t xml:space="preserve"> –Commitment - Purchase Order series data found in JV form (Credit/ Debit) table </w:t>
            </w:r>
          </w:p>
          <w:p w14:paraId="0392632C" w14:textId="666F72DE" w:rsidR="000B0AA2" w:rsidRPr="000B0AA2" w:rsidRDefault="000B0AA2" w:rsidP="000B0AA2">
            <w:pPr>
              <w:spacing w:line="240" w:lineRule="auto"/>
              <w:ind w:left="0"/>
              <w:rPr>
                <w:rFonts w:ascii="Arial" w:hAnsi="Arial" w:cs="Arial"/>
                <w:color w:val="000000" w:themeColor="text1"/>
                <w:lang w:val="en-CA"/>
              </w:rPr>
            </w:pPr>
            <w:r w:rsidRPr="000B0AA2">
              <w:rPr>
                <w:rFonts w:ascii="Arial" w:hAnsi="Arial" w:cs="Arial"/>
                <w:color w:val="000000" w:themeColor="text1"/>
                <w:highlight w:val="yellow"/>
                <w:lang w:val="en-CA"/>
              </w:rPr>
              <w:t xml:space="preserve">Purchase order 4500../HT../6D../E../R.. series </w:t>
            </w:r>
          </w:p>
          <w:p w14:paraId="1E261FCB" w14:textId="0D392747" w:rsidR="00AD62C6" w:rsidRDefault="00AD62C6" w:rsidP="00AD62C6">
            <w:pPr>
              <w:pStyle w:val="BodyText"/>
              <w:ind w:left="0"/>
              <w:rPr>
                <w:rFonts w:ascii="Arial" w:hAnsi="Arial" w:cs="Arial"/>
              </w:rPr>
            </w:pPr>
            <w:r w:rsidRPr="00CA5C2D">
              <w:rPr>
                <w:rFonts w:ascii="Arial" w:hAnsi="Arial" w:cs="Arial"/>
                <w:highlight w:val="yellow"/>
              </w:rPr>
              <w:t>The bot will record the value found in the form</w:t>
            </w:r>
            <w:r w:rsidR="000B0AA2">
              <w:rPr>
                <w:rFonts w:ascii="Arial" w:hAnsi="Arial" w:cs="Arial"/>
                <w:highlight w:val="yellow"/>
              </w:rPr>
              <w:t xml:space="preserve"> in </w:t>
            </w:r>
            <w:r w:rsidR="000B0AA2">
              <w:rPr>
                <w:rFonts w:ascii="Arial" w:hAnsi="Arial" w:cs="Arial"/>
                <w:highlight w:val="yellow"/>
              </w:rPr>
              <w:lastRenderedPageBreak/>
              <w:t>the bot report</w:t>
            </w:r>
            <w:r w:rsidRPr="00CA5C2D">
              <w:rPr>
                <w:rFonts w:ascii="Arial" w:hAnsi="Arial" w:cs="Arial"/>
                <w:highlight w:val="yellow"/>
              </w:rPr>
              <w:t xml:space="preserve"> for reference</w:t>
            </w:r>
            <w:r>
              <w:rPr>
                <w:rFonts w:ascii="Arial" w:hAnsi="Arial" w:cs="Arial"/>
              </w:rPr>
              <w:t xml:space="preserve">. </w:t>
            </w:r>
          </w:p>
          <w:p w14:paraId="162888B4" w14:textId="77777777" w:rsidR="00AD62C6" w:rsidRPr="00CC7CDB" w:rsidRDefault="00AD62C6" w:rsidP="00AD62C6">
            <w:pPr>
              <w:pStyle w:val="BodyText"/>
              <w:ind w:left="0"/>
              <w:rPr>
                <w:rFonts w:ascii="Arial" w:hAnsi="Arial" w:cs="Arial"/>
                <w:b w:val="0"/>
                <w:bCs w:val="0"/>
              </w:rPr>
            </w:pPr>
          </w:p>
        </w:tc>
        <w:tc>
          <w:tcPr>
            <w:tcW w:w="830" w:type="dxa"/>
            <w:vMerge/>
          </w:tcPr>
          <w:p w14:paraId="2C111A43" w14:textId="77777777" w:rsidR="00AD62C6" w:rsidRPr="00054113" w:rsidRDefault="00AD62C6" w:rsidP="00AD62C6">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lang w:val="en-CA"/>
              </w:rPr>
            </w:pPr>
          </w:p>
        </w:tc>
        <w:tc>
          <w:tcPr>
            <w:tcW w:w="1550" w:type="dxa"/>
            <w:vMerge/>
          </w:tcPr>
          <w:p w14:paraId="27295103" w14:textId="77777777" w:rsidR="00AD62C6" w:rsidRPr="00054113" w:rsidRDefault="00AD62C6" w:rsidP="00AD62C6">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lang w:val="en-CA"/>
              </w:rPr>
            </w:pPr>
          </w:p>
        </w:tc>
        <w:tc>
          <w:tcPr>
            <w:tcW w:w="1601" w:type="dxa"/>
            <w:vMerge/>
          </w:tcPr>
          <w:p w14:paraId="77159D4E" w14:textId="77777777" w:rsidR="00AD62C6" w:rsidRPr="00054113" w:rsidRDefault="00AD62C6" w:rsidP="00AD62C6">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kern w:val="24"/>
              </w:rPr>
            </w:pPr>
          </w:p>
        </w:tc>
        <w:tc>
          <w:tcPr>
            <w:tcW w:w="2005" w:type="dxa"/>
            <w:vMerge/>
          </w:tcPr>
          <w:p w14:paraId="1340A28A" w14:textId="77777777" w:rsidR="00AD62C6" w:rsidRPr="00054113" w:rsidRDefault="00AD62C6" w:rsidP="00AD62C6">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3FC126D" w14:textId="29016B4A" w:rsidR="00973F58" w:rsidRPr="00321B65" w:rsidRDefault="00367C7C"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297" w:name="_Toc161735845"/>
      <w:r w:rsidRPr="00321B65">
        <w:rPr>
          <w:rFonts w:ascii="Arial" w:eastAsia="Times New Roman" w:hAnsi="Arial" w:cs="Arial"/>
          <w:color w:val="auto"/>
          <w:sz w:val="48"/>
          <w:szCs w:val="48"/>
          <w:lang w:val="en-CA"/>
        </w:rPr>
        <w:t>Systems Exception Handling</w:t>
      </w:r>
      <w:bookmarkEnd w:id="297"/>
    </w:p>
    <w:p w14:paraId="06680121" w14:textId="77777777" w:rsidR="00BA6AF6" w:rsidRPr="00321B65" w:rsidRDefault="00BA6AF6" w:rsidP="00BA6AF6">
      <w:pPr>
        <w:ind w:left="709"/>
        <w:rPr>
          <w:rFonts w:ascii="Arial" w:hAnsi="Arial" w:cs="Arial"/>
        </w:rPr>
      </w:pPr>
      <w:r w:rsidRPr="00321B65">
        <w:rPr>
          <w:rFonts w:ascii="Arial" w:hAnsi="Arial" w:cs="Arial"/>
        </w:rPr>
        <w:t>A comprehensive list of all errors, warnings or notifications should be consolidated here together with the action to be taken for each by the Robot. There are 2 types of exceptions/errors:</w:t>
      </w:r>
    </w:p>
    <w:p w14:paraId="5EFFF606" w14:textId="77777777" w:rsidR="00BA6AF6" w:rsidRPr="00321B65" w:rsidRDefault="00BA6AF6" w:rsidP="00BA6AF6">
      <w:pPr>
        <w:ind w:left="709"/>
        <w:rPr>
          <w:rFonts w:ascii="Arial" w:hAnsi="Arial" w:cs="Arial"/>
        </w:rPr>
      </w:pPr>
      <w:r w:rsidRPr="00321B65">
        <w:rPr>
          <w:rFonts w:ascii="Arial" w:hAnsi="Arial" w:cs="Arial"/>
          <w:b/>
          <w:bCs/>
        </w:rPr>
        <w:t>Known</w:t>
      </w:r>
      <w:r w:rsidRPr="00321B65">
        <w:rPr>
          <w:rFonts w:ascii="Arial" w:hAnsi="Arial" w:cs="Arial"/>
        </w:rPr>
        <w:t xml:space="preserve"> = Previously encountered and action plan or workaround available for it (e.g., SAP unresponsive during peak times)</w:t>
      </w:r>
    </w:p>
    <w:p w14:paraId="71136555" w14:textId="1C8E365F" w:rsidR="008E35DD" w:rsidRPr="00321B65" w:rsidRDefault="00BA6AF6" w:rsidP="00BA6AF6">
      <w:pPr>
        <w:ind w:left="709"/>
        <w:rPr>
          <w:rFonts w:ascii="Arial" w:hAnsi="Arial" w:cs="Arial"/>
        </w:rPr>
      </w:pPr>
      <w:r w:rsidRPr="00321B65">
        <w:rPr>
          <w:rFonts w:ascii="Arial" w:hAnsi="Arial" w:cs="Arial"/>
          <w:b/>
          <w:bCs/>
        </w:rPr>
        <w:t>Unknown</w:t>
      </w:r>
      <w:r w:rsidRPr="00321B65">
        <w:rPr>
          <w:rFonts w:ascii="Arial" w:hAnsi="Arial" w:cs="Arial"/>
        </w:rPr>
        <w:t xml:space="preserve"> = these are exceptions and errors that cannot be anticipated but for which the robot needs to have a rule so that the RPA solution is sustainable.</w:t>
      </w:r>
    </w:p>
    <w:p w14:paraId="014FC144" w14:textId="7F00373F" w:rsidR="00D876B1" w:rsidRPr="00321B65" w:rsidRDefault="00D876B1" w:rsidP="376E9050">
      <w:pPr>
        <w:pStyle w:val="Heading2"/>
        <w:keepLines w:val="0"/>
        <w:numPr>
          <w:ilvl w:val="2"/>
          <w:numId w:val="10"/>
        </w:numPr>
        <w:spacing w:before="480" w:after="240" w:line="240" w:lineRule="auto"/>
        <w:rPr>
          <w:rFonts w:ascii="Arial" w:eastAsia="Times New Roman" w:hAnsi="Arial" w:cs="Arial"/>
          <w:color w:val="auto"/>
          <w:sz w:val="40"/>
          <w:szCs w:val="40"/>
          <w:lang w:val="en-CA"/>
        </w:rPr>
      </w:pPr>
      <w:bookmarkStart w:id="298" w:name="_Toc161735846"/>
      <w:r w:rsidRPr="00321B65">
        <w:rPr>
          <w:rFonts w:ascii="Arial" w:eastAsia="Times New Roman" w:hAnsi="Arial" w:cs="Arial"/>
          <w:color w:val="auto"/>
          <w:sz w:val="40"/>
          <w:szCs w:val="40"/>
          <w:lang w:val="en-CA"/>
        </w:rPr>
        <w:t xml:space="preserve">Known </w:t>
      </w:r>
      <w:r w:rsidR="00AE3E72" w:rsidRPr="00321B65">
        <w:rPr>
          <w:rFonts w:ascii="Arial" w:eastAsia="Times New Roman" w:hAnsi="Arial" w:cs="Arial"/>
          <w:color w:val="auto"/>
          <w:sz w:val="40"/>
          <w:szCs w:val="40"/>
          <w:lang w:val="en-CA"/>
        </w:rPr>
        <w:t>System</w:t>
      </w:r>
      <w:r w:rsidRPr="00321B65">
        <w:rPr>
          <w:rFonts w:ascii="Arial" w:eastAsia="Times New Roman" w:hAnsi="Arial" w:cs="Arial"/>
          <w:color w:val="auto"/>
          <w:sz w:val="40"/>
          <w:szCs w:val="40"/>
          <w:lang w:val="en-CA"/>
        </w:rPr>
        <w:t xml:space="preserve"> Exceptions</w:t>
      </w:r>
      <w:bookmarkEnd w:id="298"/>
    </w:p>
    <w:p w14:paraId="2457DDBB" w14:textId="77777777" w:rsidR="00C3092C" w:rsidRPr="00321B65" w:rsidRDefault="00C3092C" w:rsidP="00C3092C">
      <w:pPr>
        <w:ind w:left="993"/>
        <w:rPr>
          <w:rFonts w:ascii="Arial" w:hAnsi="Arial" w:cs="Arial"/>
        </w:rPr>
      </w:pPr>
      <w:r w:rsidRPr="00321B65">
        <w:rPr>
          <w:rFonts w:ascii="Arial" w:hAnsi="Arial" w:cs="Arial"/>
        </w:rPr>
        <w:t>Similar to business exceptions, the systems exceptions also prevent the automation from being able to complete the intended process goal however they are rooted in a technical issue. Unlike business exceptions, if the automation is re-run, it may successfully proceed. Application exceptions are commonly the result of an unresponsive application.</w:t>
      </w:r>
    </w:p>
    <w:p w14:paraId="59E20AA6" w14:textId="77777777" w:rsidR="00C3092C" w:rsidRPr="00321B65" w:rsidRDefault="00C3092C" w:rsidP="00C3092C">
      <w:pPr>
        <w:ind w:left="993"/>
        <w:rPr>
          <w:rFonts w:ascii="Arial" w:hAnsi="Arial" w:cs="Arial"/>
        </w:rPr>
      </w:pPr>
      <w:r w:rsidRPr="00321B65">
        <w:rPr>
          <w:rFonts w:ascii="Arial" w:hAnsi="Arial" w:cs="Arial"/>
        </w:rPr>
        <w:t>Details regarding how the robot should handle the exceptions are specified below and should be verified with the Development team.</w:t>
      </w:r>
    </w:p>
    <w:p w14:paraId="236DAAC3" w14:textId="4FBF7997" w:rsidR="00DB3A81" w:rsidRPr="00321B65" w:rsidRDefault="00C3092C" w:rsidP="00C3092C">
      <w:pPr>
        <w:ind w:left="993"/>
        <w:rPr>
          <w:rFonts w:ascii="Arial" w:hAnsi="Arial" w:cs="Arial"/>
          <w:i/>
          <w:iCs/>
        </w:rPr>
      </w:pPr>
      <w:r w:rsidRPr="00321B65">
        <w:rPr>
          <w:rFonts w:ascii="Arial" w:hAnsi="Arial" w:cs="Arial"/>
          <w:i/>
          <w:iCs/>
        </w:rPr>
        <w:t>Specify below under ‘Action to be taken’ whether the automation should proceed with other steps, e.g., retrieve information from other applications; proceed with other transaction items if this makes sense to do, or stop entirely.</w:t>
      </w:r>
    </w:p>
    <w:tbl>
      <w:tblPr>
        <w:tblStyle w:val="GridTable4-Accent4"/>
        <w:tblW w:w="9179" w:type="dxa"/>
        <w:jc w:val="center"/>
        <w:tblLook w:val="04A0" w:firstRow="1" w:lastRow="0" w:firstColumn="1" w:lastColumn="0" w:noHBand="0" w:noVBand="1"/>
      </w:tblPr>
      <w:tblGrid>
        <w:gridCol w:w="2170"/>
        <w:gridCol w:w="1351"/>
        <w:gridCol w:w="1724"/>
        <w:gridCol w:w="420"/>
        <w:gridCol w:w="3335"/>
        <w:gridCol w:w="30"/>
        <w:gridCol w:w="149"/>
      </w:tblGrid>
      <w:tr w:rsidR="007E50AA" w:rsidRPr="00054113" w14:paraId="5AA4FBA5" w14:textId="77777777" w:rsidTr="00AA0F1F">
        <w:trPr>
          <w:gridAfter w:val="1"/>
          <w:cnfStyle w:val="100000000000" w:firstRow="1" w:lastRow="0" w:firstColumn="0" w:lastColumn="0" w:oddVBand="0" w:evenVBand="0" w:oddHBand="0" w:evenHBand="0" w:firstRowFirstColumn="0" w:firstRowLastColumn="0" w:lastRowFirstColumn="0" w:lastRowLastColumn="0"/>
          <w:wAfter w:w="149" w:type="dxa"/>
          <w:jc w:val="center"/>
        </w:trPr>
        <w:tc>
          <w:tcPr>
            <w:cnfStyle w:val="001000000000" w:firstRow="0" w:lastRow="0" w:firstColumn="1" w:lastColumn="0" w:oddVBand="0" w:evenVBand="0" w:oddHBand="0" w:evenHBand="0" w:firstRowFirstColumn="0" w:firstRowLastColumn="0" w:lastRowFirstColumn="0" w:lastRowLastColumn="0"/>
            <w:tcW w:w="2170" w:type="dxa"/>
          </w:tcPr>
          <w:p w14:paraId="2187E4BA" w14:textId="77777777" w:rsidR="007E50AA" w:rsidRPr="00321B65" w:rsidRDefault="25D17B55" w:rsidP="42891581">
            <w:pPr>
              <w:spacing w:before="77" w:after="0" w:line="240" w:lineRule="auto"/>
              <w:ind w:left="0"/>
              <w:jc w:val="center"/>
              <w:textAlignment w:val="baseline"/>
              <w:rPr>
                <w:rFonts w:ascii="Arial" w:hAnsi="Arial" w:cs="Arial"/>
                <w:color w:val="auto"/>
                <w:kern w:val="24"/>
                <w:lang w:val="en-CA"/>
              </w:rPr>
            </w:pPr>
            <w:bookmarkStart w:id="299" w:name="_Hlk161347296"/>
            <w:r w:rsidRPr="00321B65">
              <w:rPr>
                <w:rFonts w:ascii="Arial" w:hAnsi="Arial" w:cs="Arial"/>
                <w:color w:val="auto"/>
                <w:kern w:val="24"/>
                <w:lang w:val="en-CA"/>
              </w:rPr>
              <w:t>Exception Name</w:t>
            </w:r>
          </w:p>
        </w:tc>
        <w:tc>
          <w:tcPr>
            <w:tcW w:w="1351" w:type="dxa"/>
          </w:tcPr>
          <w:p w14:paraId="755E7B33" w14:textId="77777777" w:rsidR="007E50AA" w:rsidRPr="00321B65" w:rsidRDefault="25D17B55" w:rsidP="42891581">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Step #</w:t>
            </w:r>
          </w:p>
        </w:tc>
        <w:tc>
          <w:tcPr>
            <w:tcW w:w="1724" w:type="dxa"/>
          </w:tcPr>
          <w:p w14:paraId="44A9463E" w14:textId="77777777" w:rsidR="007E50AA" w:rsidRPr="00321B65" w:rsidRDefault="25D17B55" w:rsidP="42891581">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Parameters</w:t>
            </w:r>
          </w:p>
        </w:tc>
        <w:tc>
          <w:tcPr>
            <w:tcW w:w="3785" w:type="dxa"/>
            <w:gridSpan w:val="3"/>
          </w:tcPr>
          <w:p w14:paraId="2CF895F6" w14:textId="77777777" w:rsidR="007E50AA" w:rsidRPr="00321B65" w:rsidRDefault="25D17B55" w:rsidP="42891581">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Action to be taken by bot</w:t>
            </w:r>
          </w:p>
        </w:tc>
      </w:tr>
      <w:tr w:rsidR="00AA0F1F" w:rsidRPr="00054113" w14:paraId="385A5AE8" w14:textId="77777777" w:rsidTr="00AA0F1F">
        <w:trPr>
          <w:gridAfter w:val="1"/>
          <w:cnfStyle w:val="000000100000" w:firstRow="0" w:lastRow="0" w:firstColumn="0" w:lastColumn="0" w:oddVBand="0" w:evenVBand="0" w:oddHBand="1" w:evenHBand="0" w:firstRowFirstColumn="0" w:firstRowLastColumn="0" w:lastRowFirstColumn="0" w:lastRowLastColumn="0"/>
          <w:wAfter w:w="149" w:type="dxa"/>
          <w:jc w:val="center"/>
        </w:trPr>
        <w:tc>
          <w:tcPr>
            <w:cnfStyle w:val="001000000000" w:firstRow="0" w:lastRow="0" w:firstColumn="1" w:lastColumn="0" w:oddVBand="0" w:evenVBand="0" w:oddHBand="0" w:evenHBand="0" w:firstRowFirstColumn="0" w:firstRowLastColumn="0" w:lastRowFirstColumn="0" w:lastRowLastColumn="0"/>
            <w:tcW w:w="2170" w:type="dxa"/>
          </w:tcPr>
          <w:p w14:paraId="0656C927" w14:textId="6BB9345A" w:rsidR="00AA0F1F" w:rsidRPr="00321B65" w:rsidRDefault="00AA0F1F" w:rsidP="00AA0F1F">
            <w:pPr>
              <w:spacing w:before="77" w:after="0" w:line="240" w:lineRule="auto"/>
              <w:ind w:left="0"/>
              <w:rPr>
                <w:rFonts w:ascii="Arial" w:eastAsia="Arial" w:hAnsi="Arial" w:cs="Arial"/>
                <w:lang w:val="en-CA"/>
              </w:rPr>
            </w:pPr>
            <w:r w:rsidRPr="00CC7CDB">
              <w:rPr>
                <w:rFonts w:ascii="Arial" w:hAnsi="Arial" w:cs="Arial"/>
                <w:b w:val="0"/>
                <w:bCs w:val="0"/>
              </w:rPr>
              <w:t>SE01</w:t>
            </w:r>
            <w:r>
              <w:rPr>
                <w:rFonts w:ascii="Arial" w:hAnsi="Arial" w:cs="Arial"/>
              </w:rPr>
              <w:t xml:space="preserve"> Navigation to SAP login page   failed</w:t>
            </w:r>
          </w:p>
        </w:tc>
        <w:tc>
          <w:tcPr>
            <w:tcW w:w="1351" w:type="dxa"/>
          </w:tcPr>
          <w:p w14:paraId="4A6F9956" w14:textId="05A3F028" w:rsidR="00AA0F1F" w:rsidRPr="00054113" w:rsidRDefault="00AA0F1F" w:rsidP="00AA0F1F">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val="en-CA"/>
              </w:rPr>
              <w:t>UC01</w:t>
            </w:r>
          </w:p>
        </w:tc>
        <w:tc>
          <w:tcPr>
            <w:tcW w:w="1724" w:type="dxa"/>
          </w:tcPr>
          <w:p w14:paraId="4139EABE" w14:textId="7D40CF46" w:rsidR="00AA0F1F" w:rsidRPr="00321B65" w:rsidRDefault="00AA0F1F" w:rsidP="00AA0F1F">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lang w:val="en-CA"/>
              </w:rPr>
              <w:t xml:space="preserve">Application unresponsive </w:t>
            </w:r>
          </w:p>
        </w:tc>
        <w:tc>
          <w:tcPr>
            <w:tcW w:w="3785" w:type="dxa"/>
            <w:gridSpan w:val="3"/>
          </w:tcPr>
          <w:p w14:paraId="1C3B707F" w14:textId="77777777" w:rsidR="00AA0F1F" w:rsidRDefault="00AA0F1F" w:rsidP="00AA0F1F">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lang w:val="en-CA"/>
              </w:rPr>
            </w:pPr>
            <w:r w:rsidRPr="00321B65">
              <w:rPr>
                <w:rFonts w:ascii="Arial" w:hAnsi="Arial" w:cs="Arial"/>
                <w:lang w:val="en-CA"/>
              </w:rPr>
              <w:t xml:space="preserve">Recover and retry </w:t>
            </w:r>
            <w:r>
              <w:rPr>
                <w:rFonts w:ascii="Arial" w:hAnsi="Arial" w:cs="Arial"/>
                <w:lang w:val="en-CA"/>
              </w:rPr>
              <w:t>2</w:t>
            </w:r>
            <w:r w:rsidRPr="00321B65">
              <w:rPr>
                <w:rFonts w:ascii="Arial" w:hAnsi="Arial" w:cs="Arial"/>
                <w:lang w:val="en-CA"/>
              </w:rPr>
              <w:t xml:space="preserve"> time. Email Bot Ops with access error message. Automation to halt.</w:t>
            </w:r>
          </w:p>
          <w:p w14:paraId="7A3A6A8D" w14:textId="77777777" w:rsidR="00AA0F1F" w:rsidRDefault="00AA0F1F" w:rsidP="00AA0F1F">
            <w:pPr>
              <w:spacing w:before="0" w:after="160" w:line="259"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p w14:paraId="06751E06" w14:textId="56724E80" w:rsidR="00AA0F1F" w:rsidRDefault="00AA0F1F" w:rsidP="00AA0F1F">
            <w:pPr>
              <w:spacing w:before="0" w:after="160" w:line="259" w:lineRule="auto"/>
              <w:ind w:left="0"/>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rPr>
            </w:pPr>
            <w:r w:rsidRPr="00054113">
              <w:rPr>
                <w:rFonts w:ascii="Arial" w:hAnsi="Arial" w:cs="Arial"/>
              </w:rPr>
              <w:t>Manually verify if the bot accounts have the required access</w:t>
            </w:r>
          </w:p>
          <w:p w14:paraId="65EF4E57" w14:textId="6E49B1EB" w:rsidR="00AA0F1F" w:rsidRPr="00321B65" w:rsidRDefault="00AA0F1F" w:rsidP="00AA0F1F">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321B65">
              <w:rPr>
                <w:rFonts w:ascii="Arial" w:hAnsi="Arial" w:cs="Arial"/>
                <w:lang w:val="en-CA"/>
              </w:rPr>
              <w:lastRenderedPageBreak/>
              <w:t xml:space="preserve">  </w:t>
            </w:r>
          </w:p>
        </w:tc>
      </w:tr>
      <w:tr w:rsidR="00AA0F1F" w:rsidRPr="00054113" w14:paraId="481FECC4" w14:textId="77777777" w:rsidTr="00AA0F1F">
        <w:trPr>
          <w:gridAfter w:val="1"/>
          <w:wAfter w:w="149" w:type="dxa"/>
          <w:trHeight w:val="300"/>
          <w:jc w:val="center"/>
        </w:trPr>
        <w:tc>
          <w:tcPr>
            <w:cnfStyle w:val="001000000000" w:firstRow="0" w:lastRow="0" w:firstColumn="1" w:lastColumn="0" w:oddVBand="0" w:evenVBand="0" w:oddHBand="0" w:evenHBand="0" w:firstRowFirstColumn="0" w:firstRowLastColumn="0" w:lastRowFirstColumn="0" w:lastRowLastColumn="0"/>
            <w:tcW w:w="2170" w:type="dxa"/>
          </w:tcPr>
          <w:p w14:paraId="5697D458" w14:textId="0DB28CA9" w:rsidR="00AA0F1F" w:rsidRPr="00321B65" w:rsidRDefault="00AA0F1F" w:rsidP="00AA0F1F">
            <w:pPr>
              <w:spacing w:line="240" w:lineRule="auto"/>
              <w:ind w:left="0"/>
              <w:rPr>
                <w:rFonts w:ascii="Arial" w:hAnsi="Arial" w:cs="Arial"/>
                <w:b w:val="0"/>
                <w:bCs w:val="0"/>
                <w:lang w:val="en-CA"/>
              </w:rPr>
            </w:pPr>
            <w:r w:rsidRPr="00CC7CDB">
              <w:rPr>
                <w:rFonts w:ascii="Arial" w:hAnsi="Arial" w:cs="Arial"/>
                <w:b w:val="0"/>
                <w:bCs w:val="0"/>
                <w:lang w:val="en-CA"/>
              </w:rPr>
              <w:lastRenderedPageBreak/>
              <w:t>SE02</w:t>
            </w:r>
            <w:r>
              <w:rPr>
                <w:rFonts w:ascii="Arial" w:hAnsi="Arial" w:cs="Arial"/>
                <w:lang w:val="en-CA"/>
              </w:rPr>
              <w:t>- Failed to login to SAP with bot credentials</w:t>
            </w:r>
          </w:p>
        </w:tc>
        <w:tc>
          <w:tcPr>
            <w:tcW w:w="1351" w:type="dxa"/>
          </w:tcPr>
          <w:p w14:paraId="15CAEA5E" w14:textId="77777777" w:rsidR="00AA0F1F" w:rsidRPr="00054113" w:rsidRDefault="00AA0F1F" w:rsidP="00AA0F1F">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val="en-CA"/>
              </w:rPr>
              <w:t>UCO1</w:t>
            </w:r>
          </w:p>
          <w:p w14:paraId="3B934D02" w14:textId="36B41DBF" w:rsidR="00AA0F1F" w:rsidRPr="00321B65" w:rsidRDefault="00AA0F1F" w:rsidP="00AA0F1F">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lang w:val="en-CA"/>
              </w:rPr>
            </w:pPr>
          </w:p>
        </w:tc>
        <w:tc>
          <w:tcPr>
            <w:tcW w:w="1724" w:type="dxa"/>
          </w:tcPr>
          <w:p w14:paraId="7587A4DD" w14:textId="248DC9C1" w:rsidR="00AA0F1F" w:rsidRPr="00321B65" w:rsidRDefault="00AA0F1F" w:rsidP="00AA0F1F">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Pr>
                <w:rFonts w:ascii="Arial" w:hAnsi="Arial" w:cs="Arial"/>
                <w:lang w:val="en-CA"/>
              </w:rPr>
              <w:t>Invalid Credentials</w:t>
            </w:r>
          </w:p>
        </w:tc>
        <w:tc>
          <w:tcPr>
            <w:tcW w:w="3785" w:type="dxa"/>
            <w:gridSpan w:val="3"/>
          </w:tcPr>
          <w:p w14:paraId="6E81AE07" w14:textId="77777777" w:rsidR="00AA0F1F" w:rsidRDefault="00AA0F1F" w:rsidP="00AA0F1F">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321B65">
              <w:rPr>
                <w:rFonts w:ascii="Arial" w:hAnsi="Arial" w:cs="Arial"/>
                <w:lang w:val="en-CA"/>
              </w:rPr>
              <w:t xml:space="preserve">Recover and retry </w:t>
            </w:r>
            <w:r>
              <w:rPr>
                <w:rFonts w:ascii="Arial" w:hAnsi="Arial" w:cs="Arial"/>
                <w:lang w:val="en-CA"/>
              </w:rPr>
              <w:t>2</w:t>
            </w:r>
            <w:r w:rsidRPr="00321B65">
              <w:rPr>
                <w:rFonts w:ascii="Arial" w:hAnsi="Arial" w:cs="Arial"/>
                <w:lang w:val="en-CA"/>
              </w:rPr>
              <w:t xml:space="preserve"> time. Email Bot Ops with access error message. Automation to halt.  </w:t>
            </w:r>
          </w:p>
          <w:p w14:paraId="2E168C33" w14:textId="77777777" w:rsidR="00AA0F1F" w:rsidRDefault="00AA0F1F" w:rsidP="00AA0F1F">
            <w:pPr>
              <w:spacing w:before="0" w:after="160" w:line="259" w:lineRule="auto"/>
              <w:ind w:left="0"/>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rPr>
            </w:pPr>
            <w:r w:rsidRPr="00054113">
              <w:rPr>
                <w:rFonts w:ascii="Arial" w:hAnsi="Arial" w:cs="Arial"/>
              </w:rPr>
              <w:t>Manually verify if the bot accounts have the required access</w:t>
            </w:r>
          </w:p>
          <w:p w14:paraId="2063C161" w14:textId="267D90E7" w:rsidR="00AA0F1F" w:rsidRPr="00AA0F1F" w:rsidRDefault="00AA0F1F" w:rsidP="00AA0F1F">
            <w:pPr>
              <w:spacing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A0F1F" w:rsidRPr="00054113" w14:paraId="2E362A4B" w14:textId="1D02EA20" w:rsidTr="00F23BB9">
        <w:trPr>
          <w:gridAfter w:val="2"/>
          <w:cnfStyle w:val="000000100000" w:firstRow="0" w:lastRow="0" w:firstColumn="0" w:lastColumn="0" w:oddVBand="0" w:evenVBand="0" w:oddHBand="1" w:evenHBand="0" w:firstRowFirstColumn="0" w:firstRowLastColumn="0" w:lastRowFirstColumn="0" w:lastRowLastColumn="0"/>
          <w:wAfter w:w="179" w:type="dxa"/>
          <w:trHeight w:val="300"/>
          <w:jc w:val="center"/>
        </w:trPr>
        <w:tc>
          <w:tcPr>
            <w:cnfStyle w:val="001000000000" w:firstRow="0" w:lastRow="0" w:firstColumn="1" w:lastColumn="0" w:oddVBand="0" w:evenVBand="0" w:oddHBand="0" w:evenHBand="0" w:firstRowFirstColumn="0" w:firstRowLastColumn="0" w:lastRowFirstColumn="0" w:lastRowLastColumn="0"/>
            <w:tcW w:w="2170" w:type="dxa"/>
          </w:tcPr>
          <w:p w14:paraId="5F353A79" w14:textId="77777777" w:rsidR="00AA0F1F" w:rsidRDefault="00AA0F1F" w:rsidP="00AA0F1F">
            <w:pPr>
              <w:spacing w:before="77" w:after="0" w:line="240" w:lineRule="auto"/>
              <w:ind w:left="0"/>
              <w:rPr>
                <w:rFonts w:ascii="Arial" w:hAnsi="Arial" w:cs="Arial"/>
                <w:b w:val="0"/>
                <w:bCs w:val="0"/>
                <w:lang w:val="en-CA"/>
              </w:rPr>
            </w:pPr>
            <w:r w:rsidRPr="00CC7CDB">
              <w:rPr>
                <w:rFonts w:ascii="Arial" w:hAnsi="Arial" w:cs="Arial"/>
                <w:b w:val="0"/>
                <w:bCs w:val="0"/>
                <w:lang w:val="en-CA"/>
              </w:rPr>
              <w:t>SE03</w:t>
            </w:r>
            <w:r>
              <w:rPr>
                <w:rFonts w:ascii="Arial" w:hAnsi="Arial" w:cs="Arial"/>
                <w:lang w:val="en-CA"/>
              </w:rPr>
              <w:t>-Failed to access outlook application</w:t>
            </w:r>
          </w:p>
          <w:p w14:paraId="6E5B9082" w14:textId="77777777" w:rsidR="00AA0F1F" w:rsidRPr="00321B65" w:rsidRDefault="00AA0F1F" w:rsidP="00AA0F1F">
            <w:pPr>
              <w:spacing w:line="240" w:lineRule="auto"/>
              <w:ind w:left="0"/>
              <w:rPr>
                <w:rFonts w:ascii="Arial" w:hAnsi="Arial" w:cs="Arial"/>
                <w:lang w:val="en-CA"/>
              </w:rPr>
            </w:pPr>
          </w:p>
        </w:tc>
        <w:tc>
          <w:tcPr>
            <w:tcW w:w="1351" w:type="dxa"/>
          </w:tcPr>
          <w:p w14:paraId="49C3BDF1" w14:textId="06504972" w:rsidR="00AA0F1F" w:rsidRPr="00321B65" w:rsidRDefault="00AA0F1F" w:rsidP="00AA0F1F">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n-CA"/>
              </w:rPr>
            </w:pPr>
            <w:r>
              <w:rPr>
                <w:rFonts w:ascii="Arial" w:hAnsi="Arial" w:cs="Arial"/>
                <w:lang w:val="en-CA"/>
              </w:rPr>
              <w:t>UC02</w:t>
            </w:r>
          </w:p>
        </w:tc>
        <w:tc>
          <w:tcPr>
            <w:tcW w:w="2144" w:type="dxa"/>
            <w:gridSpan w:val="2"/>
          </w:tcPr>
          <w:p w14:paraId="31099932" w14:textId="77777777" w:rsidR="00AA0F1F" w:rsidRDefault="00AA0F1F" w:rsidP="00AA0F1F">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kern w:val="24"/>
              </w:rPr>
            </w:pPr>
            <w:r w:rsidRPr="00321B65">
              <w:rPr>
                <w:rFonts w:ascii="Arial" w:hAnsi="Arial" w:cs="Arial"/>
                <w:lang w:val="en-CA"/>
              </w:rPr>
              <w:t>Application unresponsive</w:t>
            </w:r>
          </w:p>
          <w:p w14:paraId="3151E7CB" w14:textId="77777777" w:rsidR="00AA0F1F" w:rsidRPr="00321B65" w:rsidRDefault="00AA0F1F" w:rsidP="00AA0F1F">
            <w:pPr>
              <w:spacing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n-CA"/>
              </w:rPr>
            </w:pPr>
          </w:p>
        </w:tc>
        <w:tc>
          <w:tcPr>
            <w:tcW w:w="3335" w:type="dxa"/>
          </w:tcPr>
          <w:p w14:paraId="2F202AAB" w14:textId="77777777" w:rsidR="00AA0F1F" w:rsidRDefault="00AA0F1F" w:rsidP="00AA0F1F">
            <w:pPr>
              <w:spacing w:before="0" w:after="160" w:line="259"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321B65">
              <w:rPr>
                <w:rFonts w:ascii="Arial" w:hAnsi="Arial" w:cs="Arial"/>
                <w:lang w:val="en-CA"/>
              </w:rPr>
              <w:t xml:space="preserve">Recover and retry </w:t>
            </w:r>
            <w:r>
              <w:rPr>
                <w:rFonts w:ascii="Arial" w:hAnsi="Arial" w:cs="Arial"/>
                <w:lang w:val="en-CA"/>
              </w:rPr>
              <w:t>2</w:t>
            </w:r>
            <w:r w:rsidRPr="00321B65">
              <w:rPr>
                <w:rFonts w:ascii="Arial" w:hAnsi="Arial" w:cs="Arial"/>
                <w:lang w:val="en-CA"/>
              </w:rPr>
              <w:t xml:space="preserve"> time. Email Bot Ops with access error message. Automation to halt.  </w:t>
            </w:r>
          </w:p>
          <w:p w14:paraId="13DC8D8B" w14:textId="1AFF65BE" w:rsidR="00AA0F1F" w:rsidRPr="00054113" w:rsidRDefault="00AA0F1F" w:rsidP="00AA0F1F">
            <w:pPr>
              <w:spacing w:before="0" w:after="160" w:line="259"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A0F1F" w:rsidRPr="00054113" w14:paraId="0352B026" w14:textId="174000CD" w:rsidTr="00F23BB9">
        <w:trPr>
          <w:trHeight w:val="300"/>
          <w:jc w:val="center"/>
        </w:trPr>
        <w:tc>
          <w:tcPr>
            <w:cnfStyle w:val="001000000000" w:firstRow="0" w:lastRow="0" w:firstColumn="1" w:lastColumn="0" w:oddVBand="0" w:evenVBand="0" w:oddHBand="0" w:evenHBand="0" w:firstRowFirstColumn="0" w:firstRowLastColumn="0" w:lastRowFirstColumn="0" w:lastRowLastColumn="0"/>
            <w:tcW w:w="2170" w:type="dxa"/>
          </w:tcPr>
          <w:p w14:paraId="01718F13" w14:textId="3DAC3C83" w:rsidR="00AA0F1F" w:rsidRPr="00CC7CDB" w:rsidRDefault="00AA0F1F" w:rsidP="00AA0F1F">
            <w:pPr>
              <w:pStyle w:val="BodyText"/>
              <w:ind w:left="0"/>
              <w:rPr>
                <w:rFonts w:ascii="Arial" w:hAnsi="Arial" w:cs="Arial"/>
                <w:lang w:val="en-CA"/>
              </w:rPr>
            </w:pPr>
            <w:r w:rsidRPr="00CC7CDB">
              <w:rPr>
                <w:rFonts w:ascii="Arial" w:hAnsi="Arial" w:cs="Arial"/>
                <w:b w:val="0"/>
                <w:bCs w:val="0"/>
                <w:lang w:val="en-CA"/>
              </w:rPr>
              <w:t>SE04</w:t>
            </w:r>
            <w:r w:rsidRPr="00CC7CDB">
              <w:rPr>
                <w:rFonts w:ascii="Arial" w:hAnsi="Arial" w:cs="Arial"/>
                <w:lang w:val="en-CA"/>
              </w:rPr>
              <w:t xml:space="preserve"> – Unable to access the </w:t>
            </w:r>
            <w:r w:rsidR="00B27EBD">
              <w:rPr>
                <w:rFonts w:ascii="Arial" w:hAnsi="Arial" w:cs="Arial"/>
                <w:lang w:val="en-CA"/>
              </w:rPr>
              <w:t>storage location</w:t>
            </w:r>
          </w:p>
          <w:p w14:paraId="06F10395" w14:textId="77777777" w:rsidR="00AA0F1F" w:rsidRPr="00054113" w:rsidRDefault="00AA0F1F" w:rsidP="00AA0F1F">
            <w:pPr>
              <w:spacing w:before="77" w:after="0" w:line="240" w:lineRule="auto"/>
              <w:ind w:left="0"/>
              <w:rPr>
                <w:rFonts w:ascii="Arial" w:hAnsi="Arial" w:cs="Arial"/>
                <w:b w:val="0"/>
                <w:bCs w:val="0"/>
                <w:lang w:val="en-CA"/>
              </w:rPr>
            </w:pPr>
          </w:p>
        </w:tc>
        <w:tc>
          <w:tcPr>
            <w:tcW w:w="1351" w:type="dxa"/>
          </w:tcPr>
          <w:p w14:paraId="6723296E" w14:textId="5C6CB590" w:rsidR="00AA0F1F" w:rsidRPr="00054113" w:rsidRDefault="00AA0F1F" w:rsidP="00AA0F1F">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Pr>
                <w:rFonts w:ascii="Arial" w:hAnsi="Arial" w:cs="Arial"/>
                <w:lang w:val="en-CA"/>
              </w:rPr>
              <w:t>UC02</w:t>
            </w:r>
          </w:p>
        </w:tc>
        <w:tc>
          <w:tcPr>
            <w:tcW w:w="2144" w:type="dxa"/>
            <w:gridSpan w:val="2"/>
            <w:vAlign w:val="center"/>
          </w:tcPr>
          <w:p w14:paraId="1F84D63F" w14:textId="26888247" w:rsidR="00AA0F1F" w:rsidRDefault="00AA0F1F" w:rsidP="00AA0F1F">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kern w:val="24"/>
              </w:rPr>
            </w:pPr>
            <w:r>
              <w:rPr>
                <w:rFonts w:ascii="Arial" w:hAnsi="Arial" w:cs="Arial"/>
                <w:kern w:val="24"/>
              </w:rPr>
              <w:t>File system access  denied</w:t>
            </w:r>
          </w:p>
          <w:p w14:paraId="5B1D04EC" w14:textId="4EFB8EF3" w:rsidR="00AA0F1F" w:rsidRPr="00054113" w:rsidRDefault="00AA0F1F" w:rsidP="00AA0F1F">
            <w:pPr>
              <w:spacing w:before="0" w:after="160" w:line="259"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514" w:type="dxa"/>
            <w:gridSpan w:val="3"/>
          </w:tcPr>
          <w:p w14:paraId="0D6B7BC3" w14:textId="73F6AF74" w:rsidR="00AA0F1F" w:rsidRPr="00054113" w:rsidRDefault="00AA0F1F" w:rsidP="00AA0F1F">
            <w:pPr>
              <w:spacing w:before="0" w:after="160" w:line="259"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321B65">
              <w:rPr>
                <w:rFonts w:ascii="Arial" w:hAnsi="Arial" w:cs="Arial"/>
                <w:lang w:val="en-CA"/>
              </w:rPr>
              <w:t>Email Bot Ops with access error message. Automation to halt</w:t>
            </w:r>
          </w:p>
        </w:tc>
      </w:tr>
      <w:tr w:rsidR="00F23BB9" w:rsidRPr="00054113" w14:paraId="2E716DB5" w14:textId="77777777" w:rsidTr="00F23B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70" w:type="dxa"/>
          </w:tcPr>
          <w:p w14:paraId="4CAF196A" w14:textId="6BAE25DF" w:rsidR="00F23BB9" w:rsidRPr="00054113" w:rsidRDefault="00F23BB9" w:rsidP="00F23BB9">
            <w:pPr>
              <w:spacing w:before="77" w:after="0" w:line="240" w:lineRule="auto"/>
              <w:ind w:left="0"/>
              <w:rPr>
                <w:rFonts w:ascii="Arial" w:hAnsi="Arial" w:cs="Arial"/>
                <w:lang w:val="en-CA"/>
              </w:rPr>
            </w:pPr>
            <w:r w:rsidRPr="00F23BB9">
              <w:rPr>
                <w:rFonts w:ascii="Arial" w:hAnsi="Arial" w:cs="Arial"/>
                <w:b w:val="0"/>
                <w:bCs w:val="0"/>
                <w:lang w:val="en-CA"/>
              </w:rPr>
              <w:t>SE05 -</w:t>
            </w:r>
            <w:r>
              <w:rPr>
                <w:rFonts w:ascii="Arial" w:hAnsi="Arial" w:cs="Arial"/>
                <w:lang w:val="en-CA"/>
              </w:rPr>
              <w:t xml:space="preserve"> </w:t>
            </w:r>
            <w:r w:rsidRPr="00F23BB9">
              <w:rPr>
                <w:rFonts w:ascii="Arial" w:hAnsi="Arial" w:cs="Arial"/>
                <w:lang w:val="en-CA"/>
              </w:rPr>
              <w:t>Navigation to FV05 Transaction window failed</w:t>
            </w:r>
          </w:p>
        </w:tc>
        <w:tc>
          <w:tcPr>
            <w:tcW w:w="1351" w:type="dxa"/>
          </w:tcPr>
          <w:p w14:paraId="746ED6BD" w14:textId="2F3794A1" w:rsidR="00F23BB9" w:rsidRPr="00054113" w:rsidRDefault="00F23BB9" w:rsidP="00F23BB9">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n-CA"/>
              </w:rPr>
            </w:pPr>
            <w:r>
              <w:rPr>
                <w:rFonts w:ascii="Arial" w:hAnsi="Arial" w:cs="Arial"/>
                <w:lang w:val="en-CA"/>
              </w:rPr>
              <w:t>UC06</w:t>
            </w:r>
          </w:p>
        </w:tc>
        <w:tc>
          <w:tcPr>
            <w:tcW w:w="2144" w:type="dxa"/>
            <w:gridSpan w:val="2"/>
          </w:tcPr>
          <w:p w14:paraId="6D305B05" w14:textId="1A9DC665" w:rsidR="00F23BB9" w:rsidRDefault="00F23BB9" w:rsidP="00F23BB9">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kern w:val="24"/>
              </w:rPr>
            </w:pPr>
            <w:r>
              <w:rPr>
                <w:rFonts w:ascii="Arial" w:hAnsi="Arial" w:cs="Arial"/>
                <w:kern w:val="24"/>
              </w:rPr>
              <w:t>Access Denied</w:t>
            </w:r>
          </w:p>
          <w:p w14:paraId="7320C461" w14:textId="77777777" w:rsidR="00F23BB9" w:rsidRDefault="00F23BB9" w:rsidP="00F23BB9">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kern w:val="24"/>
              </w:rPr>
            </w:pPr>
          </w:p>
          <w:p w14:paraId="4B1AA277" w14:textId="77777777" w:rsidR="00F23BB9" w:rsidRPr="00054113" w:rsidRDefault="00F23BB9" w:rsidP="00F23BB9">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kern w:val="24"/>
              </w:rPr>
            </w:pPr>
            <w:r w:rsidRPr="00054113">
              <w:rPr>
                <w:rFonts w:ascii="Arial" w:hAnsi="Arial" w:cs="Arial"/>
                <w:kern w:val="24"/>
              </w:rPr>
              <w:t xml:space="preserve">Mark item as System Exception, </w:t>
            </w:r>
          </w:p>
          <w:p w14:paraId="57D7985B" w14:textId="77777777" w:rsidR="00F23BB9" w:rsidRPr="00054113" w:rsidRDefault="00F23BB9" w:rsidP="00F23BB9">
            <w:pPr>
              <w:pStyle w:val="ListParagraph"/>
              <w:numPr>
                <w:ilvl w:val="0"/>
                <w:numId w:val="29"/>
              </w:numPr>
              <w:spacing w:line="240" w:lineRule="auto"/>
              <w:cnfStyle w:val="000000100000" w:firstRow="0" w:lastRow="0" w:firstColumn="0" w:lastColumn="0" w:oddVBand="0" w:evenVBand="0" w:oddHBand="1" w:evenHBand="0" w:firstRowFirstColumn="0" w:firstRowLastColumn="0" w:lastRowFirstColumn="0" w:lastRowLastColumn="0"/>
              <w:rPr>
                <w:rFonts w:ascii="Arial" w:eastAsia="system-ui" w:hAnsi="Arial" w:cs="Arial"/>
                <w:color w:val="0D0D0D" w:themeColor="text1" w:themeTint="F2"/>
              </w:rPr>
            </w:pPr>
            <w:r w:rsidRPr="00054113">
              <w:rPr>
                <w:rFonts w:ascii="Arial" w:eastAsia="system-ui" w:hAnsi="Arial" w:cs="Arial"/>
                <w:color w:val="0D0D0D" w:themeColor="text1" w:themeTint="F2"/>
              </w:rPr>
              <w:t xml:space="preserve">Bot retries navigating to the transaction </w:t>
            </w:r>
          </w:p>
          <w:p w14:paraId="04FCAED5" w14:textId="77777777" w:rsidR="00F23BB9" w:rsidRPr="00054113" w:rsidRDefault="00F23BB9" w:rsidP="00F23BB9">
            <w:pPr>
              <w:ind w:left="0"/>
              <w:cnfStyle w:val="000000100000" w:firstRow="0" w:lastRow="0" w:firstColumn="0" w:lastColumn="0" w:oddVBand="0" w:evenVBand="0" w:oddHBand="1" w:evenHBand="0" w:firstRowFirstColumn="0" w:firstRowLastColumn="0" w:lastRowFirstColumn="0" w:lastRowLastColumn="0"/>
              <w:rPr>
                <w:rFonts w:ascii="Arial" w:eastAsia="system-ui" w:hAnsi="Arial" w:cs="Arial"/>
                <w:color w:val="0D0D0D" w:themeColor="text1" w:themeTint="F2"/>
              </w:rPr>
            </w:pPr>
            <w:r w:rsidRPr="00054113">
              <w:rPr>
                <w:rFonts w:ascii="Arial" w:eastAsia="system-ui" w:hAnsi="Arial" w:cs="Arial"/>
                <w:color w:val="0D0D0D" w:themeColor="text1" w:themeTint="F2"/>
              </w:rPr>
              <w:t>Exception to be populated in Bot Processing report sent by the bot to the user group</w:t>
            </w:r>
          </w:p>
          <w:p w14:paraId="039A6909" w14:textId="1CDFB4D7" w:rsidR="00F23BB9" w:rsidRPr="00054113" w:rsidRDefault="00F23BB9" w:rsidP="00F23BB9">
            <w:pPr>
              <w:spacing w:before="77" w:after="0" w:line="24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kern w:val="24"/>
              </w:rPr>
            </w:pPr>
          </w:p>
        </w:tc>
        <w:tc>
          <w:tcPr>
            <w:tcW w:w="3514" w:type="dxa"/>
            <w:gridSpan w:val="3"/>
          </w:tcPr>
          <w:p w14:paraId="32FF4067" w14:textId="77777777" w:rsidR="00F23BB9" w:rsidRDefault="00F23BB9" w:rsidP="00F23BB9">
            <w:pPr>
              <w:spacing w:before="0" w:after="160" w:line="259"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n-CA"/>
              </w:rPr>
            </w:pPr>
            <w:r w:rsidRPr="00321B65">
              <w:rPr>
                <w:rFonts w:ascii="Arial" w:hAnsi="Arial" w:cs="Arial"/>
                <w:lang w:val="en-CA"/>
              </w:rPr>
              <w:t xml:space="preserve">Recover and retry </w:t>
            </w:r>
            <w:r>
              <w:rPr>
                <w:rFonts w:ascii="Arial" w:hAnsi="Arial" w:cs="Arial"/>
                <w:lang w:val="en-CA"/>
              </w:rPr>
              <w:t>2</w:t>
            </w:r>
            <w:r w:rsidRPr="00321B65">
              <w:rPr>
                <w:rFonts w:ascii="Arial" w:hAnsi="Arial" w:cs="Arial"/>
                <w:lang w:val="en-CA"/>
              </w:rPr>
              <w:t xml:space="preserve"> time. Email Bot Ops with access error message. Automation to halt.  </w:t>
            </w:r>
          </w:p>
          <w:p w14:paraId="02C6AB1F" w14:textId="77777777" w:rsidR="00F23BB9" w:rsidRDefault="00F23BB9" w:rsidP="00F23BB9">
            <w:pPr>
              <w:spacing w:before="0" w:after="160" w:line="259"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p w14:paraId="3AF03053" w14:textId="533B05E7" w:rsidR="00F23BB9" w:rsidRDefault="00F23BB9" w:rsidP="00F23BB9">
            <w:pPr>
              <w:spacing w:before="0" w:after="160" w:line="259" w:lineRule="auto"/>
              <w:ind w:left="0"/>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rPr>
            </w:pPr>
            <w:r w:rsidRPr="00054113">
              <w:rPr>
                <w:rFonts w:ascii="Arial" w:hAnsi="Arial" w:cs="Arial"/>
              </w:rPr>
              <w:t>Manually verify if the bot accounts have the required acces</w:t>
            </w:r>
            <w:r w:rsidR="00120463">
              <w:rPr>
                <w:rFonts w:ascii="Arial" w:hAnsi="Arial" w:cs="Arial"/>
              </w:rPr>
              <w:t>s.</w:t>
            </w:r>
          </w:p>
          <w:p w14:paraId="7048FBC9" w14:textId="77777777" w:rsidR="00F23BB9" w:rsidRDefault="00F23BB9" w:rsidP="00F23BB9">
            <w:pPr>
              <w:spacing w:before="0" w:after="160" w:line="259"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p w14:paraId="55BC28AE" w14:textId="7ADD31C1" w:rsidR="00F23BB9" w:rsidRPr="00054113" w:rsidRDefault="00F23BB9" w:rsidP="00F23BB9">
            <w:pPr>
              <w:spacing w:before="0" w:after="160" w:line="259" w:lineRule="auto"/>
              <w:ind w:left="0"/>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themeColor="text1"/>
              </w:rPr>
            </w:pPr>
          </w:p>
        </w:tc>
      </w:tr>
      <w:tr w:rsidR="00F23BB9" w:rsidRPr="00054113" w14:paraId="4066B3DE" w14:textId="77777777" w:rsidTr="00230CF4">
        <w:trPr>
          <w:trHeight w:val="300"/>
          <w:jc w:val="center"/>
        </w:trPr>
        <w:tc>
          <w:tcPr>
            <w:cnfStyle w:val="001000000000" w:firstRow="0" w:lastRow="0" w:firstColumn="1" w:lastColumn="0" w:oddVBand="0" w:evenVBand="0" w:oddHBand="0" w:evenHBand="0" w:firstRowFirstColumn="0" w:firstRowLastColumn="0" w:lastRowFirstColumn="0" w:lastRowLastColumn="0"/>
            <w:tcW w:w="2170" w:type="dxa"/>
          </w:tcPr>
          <w:p w14:paraId="44A063B8" w14:textId="6243CE60" w:rsidR="00F23BB9" w:rsidRPr="00054113" w:rsidRDefault="00F23BB9" w:rsidP="00F23BB9">
            <w:pPr>
              <w:spacing w:before="77" w:after="0" w:line="240" w:lineRule="auto"/>
              <w:ind w:left="0"/>
              <w:rPr>
                <w:rFonts w:ascii="Arial" w:hAnsi="Arial" w:cs="Arial"/>
                <w:lang w:val="en-CA"/>
              </w:rPr>
            </w:pPr>
            <w:r w:rsidRPr="00F23BB9">
              <w:rPr>
                <w:rFonts w:ascii="Arial" w:hAnsi="Arial" w:cs="Arial"/>
                <w:b w:val="0"/>
                <w:bCs w:val="0"/>
                <w:lang w:val="en-CA"/>
              </w:rPr>
              <w:t>SE05 -</w:t>
            </w:r>
            <w:r>
              <w:rPr>
                <w:rFonts w:ascii="Arial" w:hAnsi="Arial" w:cs="Arial"/>
                <w:lang w:val="en-CA"/>
              </w:rPr>
              <w:t xml:space="preserve"> </w:t>
            </w:r>
            <w:r w:rsidRPr="00F23BB9">
              <w:rPr>
                <w:rFonts w:ascii="Arial" w:hAnsi="Arial" w:cs="Arial"/>
                <w:lang w:val="en-CA"/>
              </w:rPr>
              <w:t>Navigation to F</w:t>
            </w:r>
            <w:r>
              <w:rPr>
                <w:rFonts w:ascii="Arial" w:hAnsi="Arial" w:cs="Arial"/>
                <w:lang w:val="en-CA"/>
              </w:rPr>
              <w:t>BV3</w:t>
            </w:r>
            <w:r w:rsidRPr="00F23BB9">
              <w:rPr>
                <w:rFonts w:ascii="Arial" w:hAnsi="Arial" w:cs="Arial"/>
                <w:lang w:val="en-CA"/>
              </w:rPr>
              <w:t xml:space="preserve"> </w:t>
            </w:r>
            <w:r w:rsidRPr="00F23BB9">
              <w:rPr>
                <w:rFonts w:ascii="Arial" w:hAnsi="Arial" w:cs="Arial"/>
                <w:lang w:val="en-CA"/>
              </w:rPr>
              <w:lastRenderedPageBreak/>
              <w:t>Transaction window failed</w:t>
            </w:r>
          </w:p>
        </w:tc>
        <w:tc>
          <w:tcPr>
            <w:tcW w:w="1351" w:type="dxa"/>
          </w:tcPr>
          <w:p w14:paraId="581E6182" w14:textId="68B4D7BA" w:rsidR="00F23BB9" w:rsidRPr="00054113" w:rsidRDefault="00F23BB9" w:rsidP="00F23BB9">
            <w:pPr>
              <w:spacing w:before="77"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Pr>
                <w:rFonts w:ascii="Arial" w:hAnsi="Arial" w:cs="Arial"/>
                <w:lang w:val="en-CA"/>
              </w:rPr>
              <w:lastRenderedPageBreak/>
              <w:t>UC09</w:t>
            </w:r>
          </w:p>
        </w:tc>
        <w:tc>
          <w:tcPr>
            <w:tcW w:w="2144" w:type="dxa"/>
            <w:gridSpan w:val="2"/>
          </w:tcPr>
          <w:p w14:paraId="6394A07E" w14:textId="77777777" w:rsidR="00F23BB9" w:rsidRDefault="00F23BB9" w:rsidP="00F23BB9">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kern w:val="24"/>
              </w:rPr>
            </w:pPr>
            <w:r>
              <w:rPr>
                <w:rFonts w:ascii="Arial" w:hAnsi="Arial" w:cs="Arial"/>
                <w:kern w:val="24"/>
              </w:rPr>
              <w:t>Access Denied</w:t>
            </w:r>
          </w:p>
          <w:p w14:paraId="57DDF649" w14:textId="77777777" w:rsidR="00F23BB9" w:rsidRDefault="00F23BB9" w:rsidP="00F23BB9">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kern w:val="24"/>
              </w:rPr>
            </w:pPr>
          </w:p>
          <w:p w14:paraId="793E39AA" w14:textId="77777777" w:rsidR="00F23BB9" w:rsidRPr="00054113" w:rsidRDefault="00F23BB9" w:rsidP="00F23BB9">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kern w:val="24"/>
              </w:rPr>
            </w:pPr>
            <w:r w:rsidRPr="00054113">
              <w:rPr>
                <w:rFonts w:ascii="Arial" w:hAnsi="Arial" w:cs="Arial"/>
                <w:kern w:val="24"/>
              </w:rPr>
              <w:lastRenderedPageBreak/>
              <w:t xml:space="preserve">Mark item as System Exception, </w:t>
            </w:r>
          </w:p>
          <w:p w14:paraId="63372538" w14:textId="77777777" w:rsidR="00F23BB9" w:rsidRPr="00054113" w:rsidRDefault="00F23BB9" w:rsidP="00F23BB9">
            <w:pPr>
              <w:pStyle w:val="ListParagraph"/>
              <w:numPr>
                <w:ilvl w:val="0"/>
                <w:numId w:val="29"/>
              </w:numPr>
              <w:spacing w:line="240" w:lineRule="auto"/>
              <w:cnfStyle w:val="000000000000" w:firstRow="0" w:lastRow="0" w:firstColumn="0" w:lastColumn="0" w:oddVBand="0" w:evenVBand="0" w:oddHBand="0" w:evenHBand="0" w:firstRowFirstColumn="0" w:firstRowLastColumn="0" w:lastRowFirstColumn="0" w:lastRowLastColumn="0"/>
              <w:rPr>
                <w:rFonts w:ascii="Arial" w:eastAsia="system-ui" w:hAnsi="Arial" w:cs="Arial"/>
                <w:color w:val="0D0D0D" w:themeColor="text1" w:themeTint="F2"/>
              </w:rPr>
            </w:pPr>
            <w:r w:rsidRPr="00054113">
              <w:rPr>
                <w:rFonts w:ascii="Arial" w:eastAsia="system-ui" w:hAnsi="Arial" w:cs="Arial"/>
                <w:color w:val="0D0D0D" w:themeColor="text1" w:themeTint="F2"/>
              </w:rPr>
              <w:t xml:space="preserve">Bot retries navigating to the transaction </w:t>
            </w:r>
          </w:p>
          <w:p w14:paraId="559BB5ED" w14:textId="77777777" w:rsidR="00F23BB9" w:rsidRPr="00054113" w:rsidRDefault="00F23BB9" w:rsidP="00F23BB9">
            <w:pPr>
              <w:ind w:left="0"/>
              <w:cnfStyle w:val="000000000000" w:firstRow="0" w:lastRow="0" w:firstColumn="0" w:lastColumn="0" w:oddVBand="0" w:evenVBand="0" w:oddHBand="0" w:evenHBand="0" w:firstRowFirstColumn="0" w:firstRowLastColumn="0" w:lastRowFirstColumn="0" w:lastRowLastColumn="0"/>
              <w:rPr>
                <w:rFonts w:ascii="Arial" w:eastAsia="system-ui" w:hAnsi="Arial" w:cs="Arial"/>
                <w:color w:val="0D0D0D" w:themeColor="text1" w:themeTint="F2"/>
              </w:rPr>
            </w:pPr>
            <w:r w:rsidRPr="00054113">
              <w:rPr>
                <w:rFonts w:ascii="Arial" w:eastAsia="system-ui" w:hAnsi="Arial" w:cs="Arial"/>
                <w:color w:val="0D0D0D" w:themeColor="text1" w:themeTint="F2"/>
              </w:rPr>
              <w:t>Exception to be populated in Bot Processing report sent by the bot to the user group</w:t>
            </w:r>
          </w:p>
          <w:p w14:paraId="41E00572" w14:textId="4D29684F" w:rsidR="00F23BB9" w:rsidRPr="00054113" w:rsidRDefault="00F23BB9" w:rsidP="00F23BB9">
            <w:pPr>
              <w:spacing w:before="77" w:after="0" w:line="24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kern w:val="24"/>
              </w:rPr>
            </w:pPr>
          </w:p>
        </w:tc>
        <w:tc>
          <w:tcPr>
            <w:tcW w:w="3514" w:type="dxa"/>
            <w:gridSpan w:val="3"/>
          </w:tcPr>
          <w:p w14:paraId="519F241B" w14:textId="77777777" w:rsidR="00F23BB9" w:rsidRDefault="00F23BB9" w:rsidP="00F23BB9">
            <w:pPr>
              <w:spacing w:before="0" w:after="160" w:line="259"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321B65">
              <w:rPr>
                <w:rFonts w:ascii="Arial" w:hAnsi="Arial" w:cs="Arial"/>
                <w:lang w:val="en-CA"/>
              </w:rPr>
              <w:lastRenderedPageBreak/>
              <w:t xml:space="preserve">Recover and retry </w:t>
            </w:r>
            <w:r>
              <w:rPr>
                <w:rFonts w:ascii="Arial" w:hAnsi="Arial" w:cs="Arial"/>
                <w:lang w:val="en-CA"/>
              </w:rPr>
              <w:t>2</w:t>
            </w:r>
            <w:r w:rsidRPr="00321B65">
              <w:rPr>
                <w:rFonts w:ascii="Arial" w:hAnsi="Arial" w:cs="Arial"/>
                <w:lang w:val="en-CA"/>
              </w:rPr>
              <w:t xml:space="preserve"> time. Email Bot Ops with access </w:t>
            </w:r>
            <w:r w:rsidRPr="00321B65">
              <w:rPr>
                <w:rFonts w:ascii="Arial" w:hAnsi="Arial" w:cs="Arial"/>
                <w:lang w:val="en-CA"/>
              </w:rPr>
              <w:lastRenderedPageBreak/>
              <w:t xml:space="preserve">error message. Automation to halt.  </w:t>
            </w:r>
          </w:p>
          <w:p w14:paraId="613905EF" w14:textId="77777777" w:rsidR="00F23BB9" w:rsidRDefault="00F23BB9" w:rsidP="00F23BB9">
            <w:pPr>
              <w:spacing w:before="0" w:after="160" w:line="259"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p w14:paraId="63A591C4" w14:textId="77777777" w:rsidR="00F23BB9" w:rsidRDefault="00F23BB9" w:rsidP="00F23BB9">
            <w:pPr>
              <w:spacing w:before="0" w:after="160" w:line="259" w:lineRule="auto"/>
              <w:ind w:left="0"/>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rPr>
            </w:pPr>
            <w:r w:rsidRPr="00054113">
              <w:rPr>
                <w:rFonts w:ascii="Arial" w:hAnsi="Arial" w:cs="Arial"/>
              </w:rPr>
              <w:t>Manually verify if the bot accounts have the required access</w:t>
            </w:r>
          </w:p>
          <w:p w14:paraId="61D5F447" w14:textId="77777777" w:rsidR="00F23BB9" w:rsidRDefault="00F23BB9" w:rsidP="00F23BB9">
            <w:pPr>
              <w:spacing w:before="0" w:after="160" w:line="259"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p w14:paraId="4A3DD023" w14:textId="458FB108" w:rsidR="00F23BB9" w:rsidRPr="00054113" w:rsidRDefault="00F23BB9" w:rsidP="00F23BB9">
            <w:pPr>
              <w:spacing w:before="0" w:after="160" w:line="259" w:lineRule="auto"/>
              <w:ind w:left="0"/>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themeColor="text1"/>
              </w:rPr>
            </w:pPr>
          </w:p>
        </w:tc>
      </w:tr>
    </w:tbl>
    <w:p w14:paraId="30AAE36B" w14:textId="42FB9173" w:rsidR="00644F53" w:rsidRPr="00321B65" w:rsidRDefault="00A06571" w:rsidP="376E9050">
      <w:pPr>
        <w:pStyle w:val="Heading2"/>
        <w:keepLines w:val="0"/>
        <w:numPr>
          <w:ilvl w:val="2"/>
          <w:numId w:val="10"/>
        </w:numPr>
        <w:spacing w:before="480" w:after="240" w:line="240" w:lineRule="auto"/>
        <w:rPr>
          <w:rFonts w:ascii="Arial" w:eastAsia="Times New Roman" w:hAnsi="Arial" w:cs="Arial"/>
          <w:color w:val="auto"/>
          <w:sz w:val="40"/>
          <w:szCs w:val="40"/>
          <w:lang w:val="en-CA"/>
        </w:rPr>
      </w:pPr>
      <w:bookmarkStart w:id="300" w:name="_Toc161735847"/>
      <w:bookmarkEnd w:id="299"/>
      <w:r w:rsidRPr="00321B65">
        <w:rPr>
          <w:rFonts w:ascii="Arial" w:eastAsia="Times New Roman" w:hAnsi="Arial" w:cs="Arial"/>
          <w:color w:val="auto"/>
          <w:sz w:val="40"/>
          <w:szCs w:val="40"/>
          <w:lang w:val="en-CA"/>
        </w:rPr>
        <w:lastRenderedPageBreak/>
        <w:t>Unk</w:t>
      </w:r>
      <w:r w:rsidR="00644F53" w:rsidRPr="00321B65">
        <w:rPr>
          <w:rFonts w:ascii="Arial" w:eastAsia="Times New Roman" w:hAnsi="Arial" w:cs="Arial"/>
          <w:color w:val="auto"/>
          <w:sz w:val="40"/>
          <w:szCs w:val="40"/>
          <w:lang w:val="en-CA"/>
        </w:rPr>
        <w:t>nown System Exceptions</w:t>
      </w:r>
      <w:bookmarkEnd w:id="300"/>
    </w:p>
    <w:p w14:paraId="06EE25AB" w14:textId="77777777" w:rsidR="00A437C9" w:rsidRPr="00321B65" w:rsidRDefault="00A437C9" w:rsidP="00F51D54">
      <w:pPr>
        <w:ind w:left="993"/>
        <w:rPr>
          <w:rFonts w:ascii="Arial" w:hAnsi="Arial" w:cs="Arial"/>
        </w:rPr>
      </w:pPr>
      <w:r w:rsidRPr="00321B65">
        <w:rPr>
          <w:rFonts w:ascii="Arial" w:hAnsi="Arial" w:cs="Arial"/>
        </w:rPr>
        <w:t xml:space="preserve">An umbrella rule that includes a notification needs to be designed for all other exceptions that could happen and cannot be anticipated. </w:t>
      </w:r>
    </w:p>
    <w:p w14:paraId="7927D7ED" w14:textId="0EEEF3DD" w:rsidR="00A437C9" w:rsidRPr="00321B65" w:rsidRDefault="00A437C9" w:rsidP="00F51D54">
      <w:pPr>
        <w:ind w:left="993"/>
        <w:rPr>
          <w:rFonts w:ascii="Arial" w:hAnsi="Arial" w:cs="Arial"/>
        </w:rPr>
      </w:pPr>
      <w:r w:rsidRPr="00321B65">
        <w:rPr>
          <w:rFonts w:ascii="Arial" w:hAnsi="Arial" w:cs="Arial"/>
        </w:rPr>
        <w:t xml:space="preserve">Details regarding how the robot should handle the exceptions are specified </w:t>
      </w:r>
      <w:r w:rsidR="009E76AE" w:rsidRPr="00321B65">
        <w:rPr>
          <w:rFonts w:ascii="Arial" w:hAnsi="Arial" w:cs="Arial"/>
        </w:rPr>
        <w:t>below and</w:t>
      </w:r>
      <w:r w:rsidRPr="00321B65">
        <w:rPr>
          <w:rFonts w:ascii="Arial" w:hAnsi="Arial" w:cs="Arial"/>
        </w:rPr>
        <w:t xml:space="preserve"> should be verified with the Development team.</w:t>
      </w:r>
    </w:p>
    <w:p w14:paraId="443BAE1F" w14:textId="12CF02AF" w:rsidR="00215CE3" w:rsidRPr="00321B65" w:rsidRDefault="006F0611"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301" w:name="_Toc161735848"/>
      <w:r w:rsidRPr="00321B65">
        <w:rPr>
          <w:rFonts w:ascii="Arial" w:eastAsia="Times New Roman" w:hAnsi="Arial" w:cs="Arial"/>
          <w:color w:val="auto"/>
          <w:sz w:val="48"/>
          <w:szCs w:val="48"/>
          <w:lang w:val="en-CA"/>
        </w:rPr>
        <w:t>Reporting</w:t>
      </w:r>
      <w:bookmarkEnd w:id="301"/>
    </w:p>
    <w:p w14:paraId="5292D265" w14:textId="77777777" w:rsidR="00EA3AB7" w:rsidRPr="00321B65" w:rsidRDefault="00EA3AB7" w:rsidP="00EA3AB7">
      <w:pPr>
        <w:ind w:left="709"/>
        <w:rPr>
          <w:rFonts w:ascii="Arial" w:hAnsi="Arial" w:cs="Arial"/>
        </w:rPr>
      </w:pPr>
      <w:r w:rsidRPr="00321B65">
        <w:rPr>
          <w:rFonts w:ascii="Arial" w:hAnsi="Arial" w:cs="Arial"/>
        </w:rPr>
        <w:t xml:space="preserve">In this section all the reporting requirements of the business should be detailed so that when the RPA solution is moved to production the administrators can track the performance of the solution. </w:t>
      </w:r>
    </w:p>
    <w:p w14:paraId="0211AA74" w14:textId="06940398" w:rsidR="00DB40A3" w:rsidRPr="00321B65" w:rsidRDefault="00EA3AB7" w:rsidP="00EA3AB7">
      <w:pPr>
        <w:ind w:left="709"/>
        <w:rPr>
          <w:rFonts w:ascii="Arial" w:hAnsi="Arial" w:cs="Arial"/>
          <w:i/>
          <w:iCs/>
        </w:rPr>
      </w:pPr>
      <w:r w:rsidRPr="00321B65">
        <w:rPr>
          <w:rFonts w:ascii="Arial" w:hAnsi="Arial" w:cs="Arial"/>
          <w:i/>
          <w:iCs/>
        </w:rPr>
        <w:t>Data points need to be specified in the table below, or in a report mockup.</w:t>
      </w:r>
    </w:p>
    <w:tbl>
      <w:tblPr>
        <w:tblStyle w:val="GridTable4-Accent4"/>
        <w:tblW w:w="5000" w:type="pct"/>
        <w:tblLook w:val="04A0" w:firstRow="1" w:lastRow="0" w:firstColumn="1" w:lastColumn="0" w:noHBand="0" w:noVBand="1"/>
      </w:tblPr>
      <w:tblGrid>
        <w:gridCol w:w="1284"/>
        <w:gridCol w:w="1459"/>
        <w:gridCol w:w="3016"/>
        <w:gridCol w:w="1777"/>
        <w:gridCol w:w="1814"/>
      </w:tblGrid>
      <w:tr w:rsidR="001354BB" w:rsidRPr="00054113" w14:paraId="24B7531D" w14:textId="77777777" w:rsidTr="00BF5B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tcPr>
          <w:p w14:paraId="429986CA" w14:textId="319D4231" w:rsidR="001354BB" w:rsidRPr="00321B65" w:rsidRDefault="001354BB" w:rsidP="001354BB">
            <w:pPr>
              <w:spacing w:before="77" w:after="0" w:line="240" w:lineRule="auto"/>
              <w:ind w:left="0"/>
              <w:jc w:val="center"/>
              <w:textAlignment w:val="baseline"/>
              <w:rPr>
                <w:rFonts w:ascii="Arial" w:hAnsi="Arial" w:cs="Arial"/>
                <w:color w:val="auto"/>
                <w:kern w:val="24"/>
                <w:lang w:val="en-CA"/>
              </w:rPr>
            </w:pPr>
            <w:r w:rsidRPr="00321B65">
              <w:rPr>
                <w:rFonts w:ascii="Arial" w:hAnsi="Arial" w:cs="Arial"/>
                <w:color w:val="auto"/>
                <w:kern w:val="24"/>
                <w:lang w:val="en-CA"/>
              </w:rPr>
              <w:t>Report Type</w:t>
            </w:r>
          </w:p>
        </w:tc>
        <w:tc>
          <w:tcPr>
            <w:tcW w:w="780" w:type="pct"/>
          </w:tcPr>
          <w:p w14:paraId="16D4C0A3" w14:textId="3A02E622" w:rsidR="001354BB" w:rsidRPr="00321B65" w:rsidRDefault="001354BB" w:rsidP="001354BB">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Update frequency</w:t>
            </w:r>
          </w:p>
        </w:tc>
        <w:tc>
          <w:tcPr>
            <w:tcW w:w="1613" w:type="pct"/>
          </w:tcPr>
          <w:p w14:paraId="7AEEEB1A" w14:textId="655D20AD" w:rsidR="001354BB" w:rsidRPr="00321B65" w:rsidRDefault="001354BB" w:rsidP="001354BB">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Details</w:t>
            </w:r>
          </w:p>
        </w:tc>
        <w:tc>
          <w:tcPr>
            <w:tcW w:w="950" w:type="pct"/>
          </w:tcPr>
          <w:p w14:paraId="3ABE45FF" w14:textId="744D5258" w:rsidR="001354BB" w:rsidRPr="00321B65" w:rsidRDefault="001354BB" w:rsidP="001354BB">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Data Points</w:t>
            </w:r>
          </w:p>
        </w:tc>
        <w:tc>
          <w:tcPr>
            <w:tcW w:w="970" w:type="pct"/>
          </w:tcPr>
          <w:p w14:paraId="309023BA" w14:textId="67756414" w:rsidR="001354BB" w:rsidRPr="00321B65" w:rsidRDefault="001354BB" w:rsidP="001354BB">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Monitoring Tool to visualize the data</w:t>
            </w:r>
          </w:p>
        </w:tc>
      </w:tr>
      <w:tr w:rsidR="00BF5BF6" w:rsidRPr="00054113" w14:paraId="593BB016" w14:textId="77777777" w:rsidTr="00BF5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tcPr>
          <w:p w14:paraId="27FC5062" w14:textId="56621EC6" w:rsidR="00BF5BF6" w:rsidRPr="00321B65" w:rsidRDefault="00BF5BF6" w:rsidP="00BF5BF6">
            <w:pPr>
              <w:spacing w:before="77" w:after="0" w:line="240" w:lineRule="auto"/>
              <w:ind w:left="0"/>
              <w:textAlignment w:val="baseline"/>
              <w:rPr>
                <w:rFonts w:ascii="Arial" w:hAnsi="Arial" w:cs="Arial"/>
                <w:b w:val="0"/>
                <w:bCs w:val="0"/>
                <w:kern w:val="24"/>
                <w:lang w:val="en-CA"/>
              </w:rPr>
            </w:pPr>
            <w:r w:rsidRPr="00054113">
              <w:rPr>
                <w:rStyle w:val="normaltextrun"/>
                <w:rFonts w:ascii="Arial" w:hAnsi="Arial" w:cs="Arial"/>
                <w:color w:val="262626"/>
                <w:sz w:val="20"/>
                <w:szCs w:val="20"/>
              </w:rPr>
              <w:t>BOT Report</w:t>
            </w:r>
            <w:r w:rsidRPr="00054113">
              <w:rPr>
                <w:rStyle w:val="eop"/>
                <w:rFonts w:ascii="Arial" w:hAnsi="Arial" w:cs="Arial"/>
                <w:color w:val="262626"/>
                <w:sz w:val="20"/>
                <w:szCs w:val="20"/>
              </w:rPr>
              <w:t> </w:t>
            </w:r>
          </w:p>
        </w:tc>
        <w:tc>
          <w:tcPr>
            <w:tcW w:w="780" w:type="pct"/>
          </w:tcPr>
          <w:p w14:paraId="15A49912" w14:textId="6025713F" w:rsidR="00BF5BF6" w:rsidRPr="00321B65" w:rsidRDefault="00BF5BF6" w:rsidP="00BF5BF6">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Style w:val="eop"/>
                <w:rFonts w:ascii="Arial" w:hAnsi="Arial" w:cs="Arial"/>
                <w:color w:val="262626"/>
                <w:sz w:val="20"/>
                <w:szCs w:val="20"/>
              </w:rPr>
              <w:t>Per Bot run </w:t>
            </w:r>
          </w:p>
        </w:tc>
        <w:tc>
          <w:tcPr>
            <w:tcW w:w="1613" w:type="pct"/>
          </w:tcPr>
          <w:p w14:paraId="62486224" w14:textId="0DCF46F0" w:rsidR="00BF5BF6" w:rsidRPr="00321B65" w:rsidRDefault="00BF5BF6" w:rsidP="00BF5BF6">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Style w:val="normaltextrun"/>
                <w:rFonts w:ascii="Arial" w:hAnsi="Arial" w:cs="Arial"/>
                <w:color w:val="262626"/>
                <w:sz w:val="20"/>
                <w:szCs w:val="20"/>
              </w:rPr>
              <w:t>S</w:t>
            </w:r>
            <w:r w:rsidRPr="00054113">
              <w:rPr>
                <w:rStyle w:val="normaltextrun"/>
                <w:rFonts w:ascii="Arial" w:hAnsi="Arial" w:cs="Arial"/>
              </w:rPr>
              <w:t>ummary of all the transaction processed by the Bot</w:t>
            </w:r>
          </w:p>
        </w:tc>
        <w:tc>
          <w:tcPr>
            <w:tcW w:w="950" w:type="pct"/>
          </w:tcPr>
          <w:p w14:paraId="0DE9F1CC" w14:textId="55D3FE01" w:rsidR="00BF5BF6" w:rsidRPr="00321B65" w:rsidRDefault="00BF5BF6" w:rsidP="00BF5BF6">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Style w:val="normaltextrun"/>
                <w:rFonts w:ascii="Arial" w:hAnsi="Arial" w:cs="Arial"/>
                <w:color w:val="262626"/>
                <w:sz w:val="20"/>
                <w:szCs w:val="20"/>
              </w:rPr>
              <w:t>Number of emails submitted to SAP</w:t>
            </w:r>
            <w:r w:rsidRPr="00054113">
              <w:rPr>
                <w:rStyle w:val="eop"/>
                <w:rFonts w:ascii="Arial" w:hAnsi="Arial" w:cs="Arial"/>
                <w:color w:val="262626"/>
                <w:sz w:val="20"/>
                <w:szCs w:val="20"/>
              </w:rPr>
              <w:t> </w:t>
            </w:r>
          </w:p>
        </w:tc>
        <w:tc>
          <w:tcPr>
            <w:tcW w:w="970" w:type="pct"/>
          </w:tcPr>
          <w:p w14:paraId="62EDD61B" w14:textId="366AAC39" w:rsidR="00BF5BF6" w:rsidRPr="00321B65" w:rsidRDefault="00BF5BF6" w:rsidP="00BF5BF6">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24"/>
                <w:lang w:val="en-CA"/>
              </w:rPr>
            </w:pPr>
            <w:r w:rsidRPr="00054113">
              <w:rPr>
                <w:rStyle w:val="normaltextrun"/>
                <w:rFonts w:ascii="Arial" w:hAnsi="Arial" w:cs="Arial"/>
                <w:color w:val="262626"/>
                <w:sz w:val="20"/>
                <w:szCs w:val="20"/>
              </w:rPr>
              <w:t>Email, Excel</w:t>
            </w:r>
            <w:r w:rsidRPr="00054113">
              <w:rPr>
                <w:rStyle w:val="eop"/>
                <w:rFonts w:ascii="Arial" w:hAnsi="Arial" w:cs="Arial"/>
                <w:color w:val="262626"/>
                <w:sz w:val="20"/>
                <w:szCs w:val="20"/>
              </w:rPr>
              <w:t> </w:t>
            </w:r>
          </w:p>
        </w:tc>
      </w:tr>
    </w:tbl>
    <w:p w14:paraId="7AC4C70E" w14:textId="77777777" w:rsidR="00DB40A3" w:rsidRPr="00321B65" w:rsidRDefault="00DB40A3" w:rsidP="00DB40A3">
      <w:pPr>
        <w:rPr>
          <w:rFonts w:ascii="Arial" w:hAnsi="Arial" w:cs="Arial"/>
        </w:rPr>
      </w:pPr>
    </w:p>
    <w:p w14:paraId="6A1556A7" w14:textId="63AB468A" w:rsidR="006B3714" w:rsidRPr="00321B65" w:rsidRDefault="006B3714">
      <w:pPr>
        <w:spacing w:before="0" w:after="160" w:line="259" w:lineRule="auto"/>
        <w:ind w:left="0"/>
        <w:rPr>
          <w:rFonts w:ascii="Arial" w:hAnsi="Arial" w:cs="Arial"/>
        </w:rPr>
      </w:pPr>
      <w:r w:rsidRPr="00321B65">
        <w:rPr>
          <w:rFonts w:ascii="Arial" w:hAnsi="Arial" w:cs="Arial"/>
        </w:rPr>
        <w:lastRenderedPageBreak/>
        <w:br w:type="page"/>
      </w:r>
    </w:p>
    <w:p w14:paraId="3CBDF6B9" w14:textId="171EAEBC" w:rsidR="00DB40A3" w:rsidRPr="00321B65" w:rsidRDefault="000E46C6" w:rsidP="00051730">
      <w:pPr>
        <w:pStyle w:val="Heading1"/>
        <w:numPr>
          <w:ilvl w:val="0"/>
          <w:numId w:val="10"/>
        </w:numPr>
        <w:rPr>
          <w:rFonts w:ascii="Arial" w:hAnsi="Arial"/>
        </w:rPr>
      </w:pPr>
      <w:bookmarkStart w:id="302" w:name="_Toc161735849"/>
      <w:proofErr w:type="spellStart"/>
      <w:r w:rsidRPr="00321B65">
        <w:rPr>
          <w:rFonts w:ascii="Arial" w:hAnsi="Arial"/>
        </w:rPr>
        <w:lastRenderedPageBreak/>
        <w:t>Other</w:t>
      </w:r>
      <w:bookmarkEnd w:id="302"/>
      <w:proofErr w:type="spellEnd"/>
    </w:p>
    <w:p w14:paraId="69AE14DD" w14:textId="2EDBBA3E" w:rsidR="0007417B" w:rsidRPr="00321B65" w:rsidRDefault="002D54E9" w:rsidP="376E9050">
      <w:pPr>
        <w:pStyle w:val="Heading2"/>
        <w:keepLines w:val="0"/>
        <w:numPr>
          <w:ilvl w:val="1"/>
          <w:numId w:val="10"/>
        </w:numPr>
        <w:spacing w:before="480" w:after="240" w:line="240" w:lineRule="auto"/>
        <w:rPr>
          <w:rFonts w:ascii="Arial" w:eastAsia="Times New Roman" w:hAnsi="Arial" w:cs="Arial"/>
          <w:color w:val="auto"/>
          <w:sz w:val="48"/>
          <w:szCs w:val="48"/>
          <w:lang w:val="en-CA"/>
        </w:rPr>
      </w:pPr>
      <w:bookmarkStart w:id="303" w:name="_Toc161735850"/>
      <w:r w:rsidRPr="00321B65">
        <w:rPr>
          <w:rFonts w:ascii="Arial" w:eastAsia="Times New Roman" w:hAnsi="Arial" w:cs="Arial"/>
          <w:color w:val="auto"/>
          <w:sz w:val="48"/>
          <w:szCs w:val="48"/>
          <w:lang w:val="en-CA"/>
        </w:rPr>
        <w:t>Referenced Documentation</w:t>
      </w:r>
      <w:bookmarkEnd w:id="303"/>
    </w:p>
    <w:tbl>
      <w:tblPr>
        <w:tblStyle w:val="GridTable4-Accent4"/>
        <w:tblW w:w="5000" w:type="pct"/>
        <w:tblLook w:val="04A0" w:firstRow="1" w:lastRow="0" w:firstColumn="1" w:lastColumn="0" w:noHBand="0" w:noVBand="1"/>
      </w:tblPr>
      <w:tblGrid>
        <w:gridCol w:w="2829"/>
        <w:gridCol w:w="3570"/>
        <w:gridCol w:w="2951"/>
      </w:tblGrid>
      <w:tr w:rsidR="00FF074F" w:rsidRPr="00054113" w14:paraId="5ABF6EA8" w14:textId="35562D09" w:rsidTr="00FF07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1EA2212" w14:textId="77777777" w:rsidR="00FF074F" w:rsidRPr="00321B65" w:rsidRDefault="00FF074F" w:rsidP="003E511C">
            <w:pPr>
              <w:spacing w:before="77" w:after="0" w:line="240" w:lineRule="auto"/>
              <w:ind w:left="0"/>
              <w:jc w:val="center"/>
              <w:textAlignment w:val="baseline"/>
              <w:rPr>
                <w:rFonts w:ascii="Arial" w:hAnsi="Arial" w:cs="Arial"/>
                <w:color w:val="auto"/>
                <w:kern w:val="24"/>
                <w:lang w:val="en-CA"/>
              </w:rPr>
            </w:pPr>
            <w:r w:rsidRPr="00321B65">
              <w:rPr>
                <w:rFonts w:ascii="Arial" w:hAnsi="Arial" w:cs="Arial"/>
                <w:color w:val="auto"/>
                <w:kern w:val="24"/>
                <w:lang w:val="en-CA"/>
              </w:rPr>
              <w:t>Documentation Type</w:t>
            </w:r>
          </w:p>
        </w:tc>
        <w:tc>
          <w:tcPr>
            <w:tcW w:w="1909" w:type="pct"/>
          </w:tcPr>
          <w:p w14:paraId="6E29F596" w14:textId="77777777" w:rsidR="00FF074F" w:rsidRPr="00321B65" w:rsidRDefault="00FF074F" w:rsidP="003E511C">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auto"/>
                <w:kern w:val="24"/>
                <w:lang w:val="en-CA"/>
              </w:rPr>
            </w:pPr>
            <w:r w:rsidRPr="00321B65">
              <w:rPr>
                <w:rFonts w:ascii="Arial" w:hAnsi="Arial" w:cs="Arial"/>
                <w:color w:val="auto"/>
                <w:kern w:val="24"/>
                <w:lang w:val="en-CA"/>
              </w:rPr>
              <w:t>Description</w:t>
            </w:r>
          </w:p>
        </w:tc>
        <w:tc>
          <w:tcPr>
            <w:tcW w:w="1578" w:type="pct"/>
          </w:tcPr>
          <w:p w14:paraId="460A7687" w14:textId="01FAEEC3" w:rsidR="00FF074F" w:rsidRPr="00321B65" w:rsidRDefault="00FF074F" w:rsidP="003E511C">
            <w:pPr>
              <w:spacing w:before="77" w:after="0" w:line="240" w:lineRule="auto"/>
              <w:ind w:left="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kern w:val="24"/>
                <w:lang w:val="en-CA"/>
              </w:rPr>
            </w:pPr>
            <w:r w:rsidRPr="00321B65">
              <w:rPr>
                <w:rFonts w:ascii="Arial" w:hAnsi="Arial" w:cs="Arial"/>
                <w:color w:val="auto"/>
                <w:kern w:val="24"/>
                <w:lang w:val="en-CA"/>
              </w:rPr>
              <w:t>Document Link</w:t>
            </w:r>
          </w:p>
        </w:tc>
      </w:tr>
      <w:tr w:rsidR="005543FD" w:rsidRPr="00054113" w14:paraId="09BDFCCB" w14:textId="77777777" w:rsidTr="00FF0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2E9E00E" w14:textId="3712B86B" w:rsidR="005543FD" w:rsidRPr="00321B65" w:rsidRDefault="005543FD" w:rsidP="003E511C">
            <w:pPr>
              <w:spacing w:before="77" w:after="0" w:line="240" w:lineRule="auto"/>
              <w:ind w:left="0"/>
              <w:jc w:val="center"/>
              <w:textAlignment w:val="baseline"/>
              <w:rPr>
                <w:rFonts w:ascii="Arial" w:hAnsi="Arial" w:cs="Arial"/>
                <w:kern w:val="24"/>
                <w:lang w:val="en-CA"/>
              </w:rPr>
            </w:pPr>
            <w:r w:rsidRPr="00321B65">
              <w:rPr>
                <w:rFonts w:ascii="Arial" w:hAnsi="Arial" w:cs="Arial"/>
                <w:kern w:val="24"/>
                <w:lang w:val="en-CA"/>
              </w:rPr>
              <w:t>Process Design Document</w:t>
            </w:r>
          </w:p>
        </w:tc>
        <w:tc>
          <w:tcPr>
            <w:tcW w:w="1909" w:type="pct"/>
          </w:tcPr>
          <w:p w14:paraId="01453DCD" w14:textId="77777777" w:rsidR="005543FD" w:rsidRPr="00321B65" w:rsidRDefault="005543FD" w:rsidP="00BF3015">
            <w:pPr>
              <w:spacing w:before="77" w:after="0" w:line="240" w:lineRule="auto"/>
              <w:ind w:left="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kern w:val="24"/>
                <w:lang w:val="en-CA"/>
              </w:rPr>
            </w:pPr>
          </w:p>
        </w:tc>
        <w:tc>
          <w:tcPr>
            <w:tcW w:w="1578" w:type="pct"/>
          </w:tcPr>
          <w:p w14:paraId="5860843D" w14:textId="77777777" w:rsidR="005543FD" w:rsidRPr="00321B65" w:rsidRDefault="005543FD" w:rsidP="003E511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kern w:val="24"/>
                <w:lang w:val="en-CA"/>
              </w:rPr>
            </w:pPr>
          </w:p>
        </w:tc>
      </w:tr>
      <w:tr w:rsidR="00FF074F" w:rsidRPr="00054113" w14:paraId="30AB9CB0" w14:textId="07119DC1" w:rsidTr="00FF074F">
        <w:tc>
          <w:tcPr>
            <w:cnfStyle w:val="001000000000" w:firstRow="0" w:lastRow="0" w:firstColumn="1" w:lastColumn="0" w:oddVBand="0" w:evenVBand="0" w:oddHBand="0" w:evenHBand="0" w:firstRowFirstColumn="0" w:firstRowLastColumn="0" w:lastRowFirstColumn="0" w:lastRowLastColumn="0"/>
            <w:tcW w:w="1513" w:type="pct"/>
          </w:tcPr>
          <w:p w14:paraId="7D0503E9" w14:textId="77777777" w:rsidR="00FF074F" w:rsidRPr="00321B65" w:rsidRDefault="00FF074F" w:rsidP="003E511C">
            <w:pPr>
              <w:spacing w:before="77" w:after="0" w:line="240" w:lineRule="auto"/>
              <w:ind w:left="0"/>
              <w:jc w:val="center"/>
              <w:textAlignment w:val="baseline"/>
              <w:rPr>
                <w:rFonts w:ascii="Arial" w:hAnsi="Arial" w:cs="Arial"/>
                <w:b w:val="0"/>
                <w:kern w:val="24"/>
                <w:lang w:val="en-CA"/>
              </w:rPr>
            </w:pPr>
            <w:r w:rsidRPr="00321B65">
              <w:rPr>
                <w:rFonts w:ascii="Arial" w:hAnsi="Arial" w:cs="Arial"/>
                <w:b w:val="0"/>
                <w:kern w:val="24"/>
                <w:lang w:val="en-CA"/>
              </w:rPr>
              <w:t>Standard Operating Procedure</w:t>
            </w:r>
          </w:p>
        </w:tc>
        <w:tc>
          <w:tcPr>
            <w:tcW w:w="1909" w:type="pct"/>
          </w:tcPr>
          <w:p w14:paraId="4473FC87" w14:textId="77777777" w:rsidR="00FF074F" w:rsidRPr="00321B65" w:rsidRDefault="00FF074F" w:rsidP="003E511C">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Cs/>
                <w:kern w:val="24"/>
                <w:lang w:val="en-CA"/>
              </w:rPr>
            </w:pPr>
          </w:p>
        </w:tc>
        <w:tc>
          <w:tcPr>
            <w:tcW w:w="1578" w:type="pct"/>
          </w:tcPr>
          <w:p w14:paraId="49DDAB49" w14:textId="77777777" w:rsidR="00FF074F" w:rsidRPr="00321B65" w:rsidRDefault="00FF074F" w:rsidP="003E511C">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Cs/>
                <w:kern w:val="24"/>
                <w:lang w:val="en-CA"/>
              </w:rPr>
            </w:pPr>
          </w:p>
        </w:tc>
      </w:tr>
      <w:tr w:rsidR="00FF074F" w:rsidRPr="00054113" w14:paraId="58CC64A8" w14:textId="7267C5D9" w:rsidTr="00FF0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2A6D704" w14:textId="77777777" w:rsidR="00FF074F" w:rsidRPr="00321B65" w:rsidRDefault="00FF074F" w:rsidP="003E511C">
            <w:pPr>
              <w:spacing w:before="77" w:after="0" w:line="240" w:lineRule="auto"/>
              <w:ind w:left="0"/>
              <w:jc w:val="center"/>
              <w:textAlignment w:val="baseline"/>
              <w:rPr>
                <w:rFonts w:ascii="Arial" w:hAnsi="Arial" w:cs="Arial"/>
                <w:b w:val="0"/>
                <w:kern w:val="24"/>
                <w:lang w:val="en-CA"/>
              </w:rPr>
            </w:pPr>
            <w:r w:rsidRPr="00321B65">
              <w:rPr>
                <w:rFonts w:ascii="Arial" w:hAnsi="Arial" w:cs="Arial"/>
                <w:b w:val="0"/>
                <w:kern w:val="24"/>
                <w:lang w:val="en-CA"/>
              </w:rPr>
              <w:t>Work Instructions (Training doc/’how to guide’)</w:t>
            </w:r>
          </w:p>
        </w:tc>
        <w:tc>
          <w:tcPr>
            <w:tcW w:w="1909" w:type="pct"/>
          </w:tcPr>
          <w:p w14:paraId="15938E72" w14:textId="77777777" w:rsidR="00FF074F" w:rsidRPr="00321B65" w:rsidRDefault="00FF074F" w:rsidP="003E511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kern w:val="24"/>
                <w:lang w:val="en-CA"/>
              </w:rPr>
            </w:pPr>
          </w:p>
        </w:tc>
        <w:tc>
          <w:tcPr>
            <w:tcW w:w="1578" w:type="pct"/>
          </w:tcPr>
          <w:p w14:paraId="121DFC43" w14:textId="77777777" w:rsidR="00FF074F" w:rsidRPr="00321B65" w:rsidRDefault="00FF074F" w:rsidP="003E511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kern w:val="24"/>
                <w:lang w:val="en-CA"/>
              </w:rPr>
            </w:pPr>
          </w:p>
        </w:tc>
      </w:tr>
      <w:tr w:rsidR="00FF074F" w:rsidRPr="00054113" w14:paraId="202D55AB" w14:textId="472055EA" w:rsidTr="00FF074F">
        <w:tc>
          <w:tcPr>
            <w:cnfStyle w:val="001000000000" w:firstRow="0" w:lastRow="0" w:firstColumn="1" w:lastColumn="0" w:oddVBand="0" w:evenVBand="0" w:oddHBand="0" w:evenHBand="0" w:firstRowFirstColumn="0" w:firstRowLastColumn="0" w:lastRowFirstColumn="0" w:lastRowLastColumn="0"/>
            <w:tcW w:w="1513" w:type="pct"/>
          </w:tcPr>
          <w:p w14:paraId="343E788B" w14:textId="77777777" w:rsidR="00FF074F" w:rsidRPr="00321B65" w:rsidRDefault="00FF074F" w:rsidP="003E511C">
            <w:pPr>
              <w:spacing w:before="77" w:after="0" w:line="240" w:lineRule="auto"/>
              <w:ind w:left="0"/>
              <w:jc w:val="center"/>
              <w:textAlignment w:val="baseline"/>
              <w:rPr>
                <w:rFonts w:ascii="Arial" w:hAnsi="Arial" w:cs="Arial"/>
                <w:b w:val="0"/>
                <w:kern w:val="24"/>
                <w:lang w:val="en-CA"/>
              </w:rPr>
            </w:pPr>
            <w:r w:rsidRPr="00321B65">
              <w:rPr>
                <w:rFonts w:ascii="Arial" w:hAnsi="Arial" w:cs="Arial"/>
                <w:b w:val="0"/>
                <w:kern w:val="24"/>
                <w:lang w:val="en-CA"/>
              </w:rPr>
              <w:t>Input Files</w:t>
            </w:r>
          </w:p>
        </w:tc>
        <w:tc>
          <w:tcPr>
            <w:tcW w:w="1909" w:type="pct"/>
          </w:tcPr>
          <w:p w14:paraId="5BA33B78" w14:textId="77777777" w:rsidR="00FF074F" w:rsidRPr="00321B65" w:rsidRDefault="00FF074F" w:rsidP="003E511C">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Cs/>
                <w:kern w:val="24"/>
                <w:lang w:val="en-CA"/>
              </w:rPr>
            </w:pPr>
          </w:p>
        </w:tc>
        <w:tc>
          <w:tcPr>
            <w:tcW w:w="1578" w:type="pct"/>
          </w:tcPr>
          <w:p w14:paraId="3E8CD450" w14:textId="77777777" w:rsidR="00FF074F" w:rsidRPr="00321B65" w:rsidRDefault="00FF074F" w:rsidP="003E511C">
            <w:pPr>
              <w:spacing w:before="77" w:after="0" w:line="240" w:lineRule="auto"/>
              <w:ind w:left="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Cs/>
                <w:kern w:val="24"/>
                <w:lang w:val="en-CA"/>
              </w:rPr>
            </w:pPr>
          </w:p>
        </w:tc>
      </w:tr>
      <w:tr w:rsidR="00FF074F" w:rsidRPr="00054113" w14:paraId="66935867" w14:textId="32B925C1" w:rsidTr="00FF0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63C4A41" w14:textId="77777777" w:rsidR="00FF074F" w:rsidRPr="00321B65" w:rsidRDefault="00FF074F" w:rsidP="003E511C">
            <w:pPr>
              <w:spacing w:before="77" w:after="0" w:line="240" w:lineRule="auto"/>
              <w:ind w:left="0"/>
              <w:jc w:val="center"/>
              <w:textAlignment w:val="baseline"/>
              <w:rPr>
                <w:rFonts w:ascii="Arial" w:hAnsi="Arial" w:cs="Arial"/>
                <w:b w:val="0"/>
                <w:kern w:val="24"/>
                <w:lang w:val="en-CA"/>
              </w:rPr>
            </w:pPr>
            <w:r w:rsidRPr="00321B65">
              <w:rPr>
                <w:rFonts w:ascii="Arial" w:hAnsi="Arial" w:cs="Arial"/>
                <w:b w:val="0"/>
                <w:kern w:val="24"/>
                <w:lang w:val="en-CA"/>
              </w:rPr>
              <w:t>Output Files</w:t>
            </w:r>
          </w:p>
        </w:tc>
        <w:tc>
          <w:tcPr>
            <w:tcW w:w="1909" w:type="pct"/>
          </w:tcPr>
          <w:p w14:paraId="51F95DE1" w14:textId="77777777" w:rsidR="00FF074F" w:rsidRPr="00321B65" w:rsidRDefault="00FF074F" w:rsidP="003E511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kern w:val="24"/>
                <w:lang w:val="en-CA"/>
              </w:rPr>
            </w:pPr>
          </w:p>
        </w:tc>
        <w:tc>
          <w:tcPr>
            <w:tcW w:w="1578" w:type="pct"/>
          </w:tcPr>
          <w:p w14:paraId="03EA1A8F" w14:textId="77777777" w:rsidR="00FF074F" w:rsidRPr="00321B65" w:rsidRDefault="00FF074F" w:rsidP="003E511C">
            <w:pPr>
              <w:spacing w:before="77" w:after="0" w:line="24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Cs/>
                <w:kern w:val="24"/>
                <w:lang w:val="en-CA"/>
              </w:rPr>
            </w:pPr>
          </w:p>
        </w:tc>
      </w:tr>
      <w:bookmarkEnd w:id="4"/>
      <w:bookmarkEnd w:id="3"/>
      <w:bookmarkEnd w:id="2"/>
      <w:bookmarkEnd w:id="1"/>
    </w:tbl>
    <w:p w14:paraId="6389EF73" w14:textId="77777777" w:rsidR="00A84965" w:rsidRPr="00321B65" w:rsidRDefault="00A84965" w:rsidP="00FF074F">
      <w:pPr>
        <w:ind w:left="0"/>
        <w:rPr>
          <w:rFonts w:ascii="Arial" w:hAnsi="Arial" w:cs="Arial"/>
        </w:rPr>
      </w:pPr>
    </w:p>
    <w:sectPr w:rsidR="00A84965" w:rsidRPr="00321B65" w:rsidSect="003369D1">
      <w:headerReference w:type="default" r:id="rId51"/>
      <w:footerReference w:type="default" r:id="rId52"/>
      <w:headerReference w:type="first" r:id="rId53"/>
      <w:footerReference w:type="first" r:id="rId54"/>
      <w:pgSz w:w="12240" w:h="15840"/>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5" w:author="Mould, Chanel (HC/SC)" w:date="2024-03-11T14:02:00Z" w:initials="CM">
    <w:p w14:paraId="5A5801FE" w14:textId="77777777" w:rsidR="00896DAA" w:rsidRDefault="00896DAA" w:rsidP="00896DAA">
      <w:pPr>
        <w:pStyle w:val="CommentText"/>
        <w:ind w:left="0"/>
      </w:pPr>
      <w:r>
        <w:rPr>
          <w:rStyle w:val="CommentReference"/>
        </w:rPr>
        <w:annotationRef/>
      </w:r>
      <w:r>
        <w:t>Perform more value added activities rather than focusing on keying.</w:t>
      </w:r>
    </w:p>
  </w:comment>
  <w:comment w:id="202" w:author="Mould, Chanel (HC/SC)" w:date="2024-03-11T14:06:00Z" w:initials="CM">
    <w:p w14:paraId="4FE830BC" w14:textId="77777777" w:rsidR="001F06C8" w:rsidRDefault="001F06C8" w:rsidP="001F06C8">
      <w:pPr>
        <w:pStyle w:val="CommentText"/>
        <w:ind w:left="0"/>
      </w:pPr>
      <w:r>
        <w:rPr>
          <w:rStyle w:val="CommentReference"/>
        </w:rPr>
        <w:annotationRef/>
      </w:r>
      <w:r>
        <w:t>Why hourly? This can be done multiple times throughout the day.</w:t>
      </w:r>
    </w:p>
  </w:comment>
  <w:comment w:id="203" w:author="Somarouthu, Bhargava (HC/SC)" w:date="2024-03-19T10:18:00Z" w:initials="BS">
    <w:p w14:paraId="322A6CAF" w14:textId="77777777" w:rsidR="00BA2BFA" w:rsidRDefault="00BA2BFA" w:rsidP="00BA2BFA">
      <w:pPr>
        <w:pStyle w:val="CommentText"/>
        <w:ind w:left="0"/>
      </w:pPr>
      <w:r>
        <w:rPr>
          <w:rStyle w:val="CommentReference"/>
        </w:rPr>
        <w:annotationRef/>
      </w:r>
      <w:r>
        <w:t>The attended bots are triggered on demand basis</w:t>
      </w:r>
    </w:p>
  </w:comment>
  <w:comment w:id="218" w:author="Mould, Chanel (HC/SC)" w:date="2024-03-11T14:07:00Z" w:initials="CM">
    <w:p w14:paraId="75161CA1" w14:textId="166A21B1" w:rsidR="003C78E0" w:rsidRDefault="003C78E0" w:rsidP="003C78E0">
      <w:pPr>
        <w:pStyle w:val="CommentText"/>
        <w:ind w:left="0"/>
      </w:pPr>
      <w:r>
        <w:rPr>
          <w:rStyle w:val="CommentReference"/>
        </w:rPr>
        <w:annotationRef/>
      </w:r>
      <w:r>
        <w:rPr>
          <w:i/>
          <w:iCs/>
        </w:rPr>
        <w:t>Daily, M-F</w:t>
      </w:r>
    </w:p>
    <w:p w14:paraId="6C553323" w14:textId="77777777" w:rsidR="003C78E0" w:rsidRDefault="003C78E0" w:rsidP="003C78E0">
      <w:pPr>
        <w:pStyle w:val="CommentText"/>
        <w:ind w:left="0"/>
      </w:pPr>
      <w:r>
        <w:rPr>
          <w:i/>
          <w:iCs/>
        </w:rPr>
        <w:t>Sat and Sunday by exception</w:t>
      </w:r>
    </w:p>
    <w:p w14:paraId="1B97C03A" w14:textId="77777777" w:rsidR="003C78E0" w:rsidRDefault="003C78E0" w:rsidP="003C78E0">
      <w:pPr>
        <w:pStyle w:val="CommentText"/>
        <w:ind w:left="0"/>
      </w:pPr>
      <w:r>
        <w:rPr>
          <w:i/>
          <w:iCs/>
        </w:rPr>
        <w:t>Hourly between 7am-5pm</w:t>
      </w:r>
    </w:p>
    <w:p w14:paraId="5714CAD9" w14:textId="77777777" w:rsidR="003C78E0" w:rsidRDefault="003C78E0" w:rsidP="003C78E0">
      <w:pPr>
        <w:pStyle w:val="CommentText"/>
        <w:ind w:left="0"/>
      </w:pPr>
      <w:r>
        <w:rPr>
          <w:i/>
          <w:iCs/>
        </w:rPr>
        <w:t>Occasionally to 8pm</w:t>
      </w:r>
    </w:p>
  </w:comment>
  <w:comment w:id="219" w:author="Somarouthu, Bhargava (HC/SC)" w:date="2024-03-19T10:18:00Z" w:initials="BS">
    <w:p w14:paraId="362F5089" w14:textId="77777777" w:rsidR="00BA2BFA" w:rsidRDefault="00BA2BFA" w:rsidP="00BA2BFA">
      <w:pPr>
        <w:pStyle w:val="CommentText"/>
        <w:ind w:left="0"/>
      </w:pPr>
      <w:r>
        <w:rPr>
          <w:rStyle w:val="CommentReference"/>
        </w:rPr>
        <w:annotationRef/>
      </w:r>
      <w:r>
        <w:t>The attended bots cannot be scheduled, they have to be triggered mnaually</w:t>
      </w:r>
    </w:p>
  </w:comment>
  <w:comment w:id="229" w:author="Mould, Chanel (HC/SC)" w:date="2024-03-11T14:14:00Z" w:initials="CM">
    <w:p w14:paraId="0D286E01" w14:textId="5441F89A" w:rsidR="006E0A7D" w:rsidRDefault="006E0A7D" w:rsidP="006E0A7D">
      <w:pPr>
        <w:pStyle w:val="CommentText"/>
        <w:ind w:left="0"/>
      </w:pPr>
      <w:r>
        <w:rPr>
          <w:rStyle w:val="CommentReference"/>
        </w:rPr>
        <w:annotationRef/>
      </w:r>
      <w:r>
        <w:t>Generate report? Will the bot generate the report or will it be us who has to?</w:t>
      </w:r>
    </w:p>
  </w:comment>
  <w:comment w:id="230" w:author="Somarouthu, Bhargava (HC/SC)" w:date="2024-03-19T10:07:00Z" w:initials="BS">
    <w:p w14:paraId="7546D639" w14:textId="77777777" w:rsidR="00B8085C" w:rsidRDefault="00B8085C" w:rsidP="00B8085C">
      <w:pPr>
        <w:pStyle w:val="CommentText"/>
        <w:ind w:left="0"/>
      </w:pPr>
      <w:r>
        <w:rPr>
          <w:rStyle w:val="CommentReference"/>
        </w:rPr>
        <w:annotationRef/>
      </w:r>
      <w:r>
        <w:t>The bot will generate the report</w:t>
      </w:r>
    </w:p>
  </w:comment>
  <w:comment w:id="233" w:author="Mould, Chanel (HC/SC)" w:date="2024-03-08T12:09:00Z" w:initials="CM">
    <w:p w14:paraId="676A90F6" w14:textId="649F4F03" w:rsidR="00DF3B53" w:rsidRDefault="00DF3B53" w:rsidP="00DF3B53">
      <w:pPr>
        <w:pStyle w:val="CommentText"/>
        <w:ind w:left="0"/>
      </w:pPr>
      <w:r>
        <w:rPr>
          <w:rStyle w:val="CommentReference"/>
        </w:rPr>
        <w:annotationRef/>
      </w:r>
      <w:r>
        <w:t>IF both OGD and external fields are left blank, doc type should default to SA.</w:t>
      </w:r>
    </w:p>
  </w:comment>
  <w:comment w:id="234" w:author="Somarouthu, Bhargava (HC/SC)" w:date="2024-03-19T10:19:00Z" w:initials="BS">
    <w:p w14:paraId="71BCB013" w14:textId="77777777" w:rsidR="000E4190" w:rsidRDefault="000E4190" w:rsidP="000E4190">
      <w:pPr>
        <w:pStyle w:val="CommentText"/>
        <w:ind w:left="0"/>
      </w:pPr>
      <w:r>
        <w:rPr>
          <w:rStyle w:val="CommentReference"/>
        </w:rPr>
        <w:annotationRef/>
      </w:r>
      <w:r>
        <w:t>Covered in step 5</w:t>
      </w:r>
    </w:p>
  </w:comment>
  <w:comment w:id="268" w:author="Mould, Chanel (HC/SC)" w:date="2024-03-11T14:39:00Z" w:initials="CM">
    <w:p w14:paraId="1F037569" w14:textId="307C72DF" w:rsidR="00E64386" w:rsidRDefault="00E64386" w:rsidP="00E64386">
      <w:pPr>
        <w:pStyle w:val="CommentText"/>
        <w:ind w:left="0"/>
      </w:pPr>
      <w:r>
        <w:rPr>
          <w:rStyle w:val="CommentReference"/>
        </w:rPr>
        <w:annotationRef/>
      </w:r>
      <w:r>
        <w:t>Please see above comments if OGD or external is not chosen, default to SA</w:t>
      </w:r>
    </w:p>
  </w:comment>
  <w:comment w:id="269" w:author="Somarouthu, Bhargava (HC/SC)" w:date="2024-03-19T10:09:00Z" w:initials="BS">
    <w:p w14:paraId="3341E584" w14:textId="77777777" w:rsidR="00B41E54" w:rsidRDefault="00B41E54" w:rsidP="00B41E54">
      <w:pPr>
        <w:pStyle w:val="CommentText"/>
        <w:ind w:left="0"/>
      </w:pPr>
      <w:r>
        <w:rPr>
          <w:rStyle w:val="CommentReference"/>
        </w:rPr>
        <w:annotationRef/>
      </w:r>
      <w:r>
        <w:t>Covered in requirements section</w:t>
      </w:r>
    </w:p>
  </w:comment>
  <w:comment w:id="270" w:author="Mould, Chanel (HC/SC)" w:date="2024-03-08T13:02:00Z" w:initials="CM">
    <w:p w14:paraId="1CE8CC57" w14:textId="7AD6C22F" w:rsidR="00092620" w:rsidRDefault="00092620" w:rsidP="00092620">
      <w:pPr>
        <w:pStyle w:val="CommentText"/>
        <w:ind w:left="0"/>
      </w:pPr>
      <w:r>
        <w:rPr>
          <w:rStyle w:val="CommentReference"/>
        </w:rPr>
        <w:annotationRef/>
      </w:r>
      <w:r>
        <w:t>“For SI Doc Type” Change doc type to SI</w:t>
      </w:r>
    </w:p>
  </w:comment>
  <w:comment w:id="271" w:author="Somarouthu, Bhargava (HC/SC)" w:date="2024-03-19T10:09:00Z" w:initials="BS">
    <w:p w14:paraId="3EFF61B5" w14:textId="77777777" w:rsidR="00B41E54" w:rsidRDefault="00B41E54" w:rsidP="00B41E54">
      <w:pPr>
        <w:pStyle w:val="CommentText"/>
        <w:ind w:left="0"/>
      </w:pPr>
      <w:r>
        <w:rPr>
          <w:rStyle w:val="CommentReference"/>
        </w:rPr>
        <w:annotationRef/>
      </w:r>
      <w:r>
        <w:t>Covered in requirements section</w:t>
      </w:r>
    </w:p>
  </w:comment>
  <w:comment w:id="275" w:author="Mould, Chanel (HC/SC)" w:date="2024-03-08T13:06:00Z" w:initials="CM">
    <w:p w14:paraId="0ADBB4D4" w14:textId="33835C82" w:rsidR="00ED3FBD" w:rsidRDefault="00B76957" w:rsidP="00ED3FBD">
      <w:pPr>
        <w:pStyle w:val="CommentText"/>
        <w:ind w:left="0"/>
      </w:pPr>
      <w:r>
        <w:rPr>
          <w:rStyle w:val="CommentReference"/>
        </w:rPr>
        <w:annotationRef/>
      </w:r>
      <w:r w:rsidR="00ED3FBD">
        <w:t>If neither OGD or external boxes selected, default to SA. If  left blank default to SA</w:t>
      </w:r>
    </w:p>
  </w:comment>
  <w:comment w:id="276" w:author="Somarouthu, Bhargava (HC/SC)" w:date="2024-03-19T09:00:00Z" w:initials="BS">
    <w:p w14:paraId="66F1F71D" w14:textId="77777777" w:rsidR="00765854" w:rsidRDefault="00765854" w:rsidP="00765854">
      <w:pPr>
        <w:pStyle w:val="CommentText"/>
        <w:ind w:left="0"/>
      </w:pPr>
      <w:r>
        <w:rPr>
          <w:rStyle w:val="CommentReference"/>
        </w:rPr>
        <w:annotationRef/>
      </w:r>
      <w:r>
        <w:t>Covered this point in the requiremnts</w:t>
      </w:r>
    </w:p>
  </w:comment>
  <w:comment w:id="277" w:author="Mould, Chanel (HC/SC)" w:date="2024-03-08T13:09:00Z" w:initials="CM">
    <w:p w14:paraId="7A186A92" w14:textId="59FFE2A5" w:rsidR="00057B4F" w:rsidRDefault="00AE4C31" w:rsidP="00057B4F">
      <w:pPr>
        <w:pStyle w:val="CommentText"/>
        <w:ind w:left="0"/>
      </w:pPr>
      <w:r>
        <w:rPr>
          <w:rStyle w:val="CommentReference"/>
        </w:rPr>
        <w:annotationRef/>
      </w:r>
      <w:r w:rsidR="00057B4F">
        <w:t>If check box is blank but trading partner field is entered, choose SI. If OGD box is checked but not trading partner is entered, default to SI and trading partner 001</w:t>
      </w:r>
    </w:p>
  </w:comment>
  <w:comment w:id="278" w:author="Somarouthu, Bhargava (HC/SC)" w:date="2024-03-19T09:00:00Z" w:initials="BS">
    <w:p w14:paraId="41791462" w14:textId="77777777" w:rsidR="00765854" w:rsidRDefault="00765854" w:rsidP="00765854">
      <w:pPr>
        <w:pStyle w:val="CommentText"/>
        <w:ind w:left="0"/>
      </w:pPr>
      <w:r>
        <w:rPr>
          <w:rStyle w:val="CommentReference"/>
        </w:rPr>
        <w:annotationRef/>
      </w:r>
      <w:r>
        <w:t>Covered this point in the requiremnts</w:t>
      </w:r>
    </w:p>
  </w:comment>
  <w:comment w:id="279" w:author="Mould, Chanel (HC/SC)" w:date="2024-03-11T14:44:00Z" w:initials="CM">
    <w:p w14:paraId="7B93E048" w14:textId="26DB374C" w:rsidR="005E6E1C" w:rsidRDefault="005E6E1C" w:rsidP="005E6E1C">
      <w:pPr>
        <w:pStyle w:val="CommentText"/>
        <w:ind w:left="0"/>
      </w:pPr>
      <w:r>
        <w:rPr>
          <w:rStyle w:val="CommentReference"/>
        </w:rPr>
        <w:annotationRef/>
      </w:r>
      <w:r>
        <w:t>If OGD box is selected but no trading partner is entered, default to 001</w:t>
      </w:r>
    </w:p>
  </w:comment>
  <w:comment w:id="280" w:author="Somarouthu, Bhargava (HC/SC)" w:date="2024-03-19T09:00:00Z" w:initials="BS">
    <w:p w14:paraId="42E5300E" w14:textId="77777777" w:rsidR="00765854" w:rsidRDefault="00765854" w:rsidP="00765854">
      <w:pPr>
        <w:pStyle w:val="CommentText"/>
        <w:ind w:left="0"/>
      </w:pPr>
      <w:r>
        <w:rPr>
          <w:rStyle w:val="CommentReference"/>
        </w:rPr>
        <w:annotationRef/>
      </w:r>
      <w:r>
        <w:t>Covered this point in the requiremnts</w:t>
      </w:r>
    </w:p>
  </w:comment>
  <w:comment w:id="281" w:author="Mould, Chanel (HC/SC)" w:date="2024-03-11T14:57:00Z" w:initials="CM">
    <w:p w14:paraId="568897EC" w14:textId="45B5F7A5" w:rsidR="00295126" w:rsidRDefault="00295126" w:rsidP="00295126">
      <w:pPr>
        <w:pStyle w:val="CommentText"/>
        <w:ind w:left="0"/>
      </w:pPr>
      <w:r>
        <w:rPr>
          <w:rStyle w:val="CommentReference"/>
        </w:rPr>
        <w:annotationRef/>
      </w:r>
      <w:r>
        <w:t>If the JV form doesn’t have the CDO referenced for the bot to input CDO based on cost. 2100 for cost centers beginning with 2 and CDO 9000 for all other cost centers</w:t>
      </w:r>
    </w:p>
  </w:comment>
  <w:comment w:id="282" w:author="Somarouthu, Bhargava (HC/SC)" w:date="2024-03-19T09:03:00Z" w:initials="BS">
    <w:p w14:paraId="2DB989AB" w14:textId="77777777" w:rsidR="00765854" w:rsidRDefault="00765854" w:rsidP="00765854">
      <w:pPr>
        <w:pStyle w:val="CommentText"/>
        <w:ind w:left="0"/>
      </w:pPr>
      <w:r>
        <w:rPr>
          <w:rStyle w:val="CommentReference"/>
        </w:rPr>
        <w:annotationRef/>
      </w:r>
      <w:r>
        <w:t>This is covered in the business requirements</w:t>
      </w:r>
    </w:p>
  </w:comment>
  <w:comment w:id="284" w:author="Somarouthu, Bhargava (HC/SC)" w:date="2024-02-29T07:57:00Z" w:initials="BS">
    <w:p w14:paraId="22D8D3C4" w14:textId="4B2D5F40" w:rsidR="003F15AC" w:rsidRDefault="003F15AC" w:rsidP="003F15AC">
      <w:pPr>
        <w:pStyle w:val="CommentText"/>
        <w:ind w:left="0"/>
      </w:pPr>
      <w:r>
        <w:rPr>
          <w:rStyle w:val="CommentReference"/>
        </w:rPr>
        <w:annotationRef/>
      </w:r>
      <w:r>
        <w:t>Need clarification</w:t>
      </w:r>
    </w:p>
  </w:comment>
  <w:comment w:id="285" w:author="Bailey, Daniel (HC/SC)" w:date="2024-02-29T11:03:00Z" w:initials="B(">
    <w:p w14:paraId="310C99EE" w14:textId="295300F9" w:rsidR="606ED6AD" w:rsidRDefault="606ED6AD">
      <w:pPr>
        <w:pStyle w:val="CommentText"/>
      </w:pPr>
      <w:r>
        <w:t>please fix.</w:t>
      </w:r>
      <w:r>
        <w:rPr>
          <w:rStyle w:val="CommentReference"/>
        </w:rPr>
        <w:annotationRef/>
      </w:r>
    </w:p>
  </w:comment>
  <w:comment w:id="286" w:author="Mould, Chanel (HC/SC)" w:date="2024-03-08T13:26:00Z" w:initials="CM">
    <w:p w14:paraId="47D852C0" w14:textId="77777777" w:rsidR="00C6317C" w:rsidRDefault="00C6317C" w:rsidP="00C6317C">
      <w:pPr>
        <w:pStyle w:val="CommentText"/>
        <w:ind w:left="0"/>
      </w:pPr>
      <w:r>
        <w:rPr>
          <w:rStyle w:val="CommentReference"/>
        </w:rPr>
        <w:annotationRef/>
      </w:r>
      <w:r>
        <w:t>Totals of both debit and credit total should equal to 0 in the JV Balance field</w:t>
      </w:r>
    </w:p>
  </w:comment>
  <w:comment w:id="289" w:author="Somarouthu, Bhargava (HC/SC)" w:date="2024-02-22T07:33:00Z" w:initials="S(">
    <w:p w14:paraId="70B7376E" w14:textId="560C1264" w:rsidR="42891581" w:rsidRDefault="42891581">
      <w:pPr>
        <w:pStyle w:val="CommentText"/>
      </w:pPr>
      <w:r>
        <w:t>the following information is captured from the demo recording, so the Field name was not fully visible for some fields , this will be confirmed once we get access to SAP</w:t>
      </w:r>
      <w:r>
        <w:rPr>
          <w:rStyle w:val="CommentReference"/>
        </w:rPr>
        <w:annotationRef/>
      </w:r>
    </w:p>
  </w:comment>
  <w:comment w:id="290" w:author="Mould, Chanel (HC/SC)" w:date="2024-03-08T13:29:00Z" w:initials="CM">
    <w:p w14:paraId="792A978F" w14:textId="77777777" w:rsidR="00E472E1" w:rsidRDefault="00E472E1" w:rsidP="00E472E1">
      <w:pPr>
        <w:pStyle w:val="CommentText"/>
        <w:ind w:left="0"/>
      </w:pPr>
      <w:r>
        <w:rPr>
          <w:rStyle w:val="CommentReference"/>
        </w:rPr>
        <w:annotationRef/>
      </w:r>
      <w:r>
        <w:t>Amount in doc.curr.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5801FE" w15:done="0"/>
  <w15:commentEx w15:paraId="4FE830BC" w15:done="0"/>
  <w15:commentEx w15:paraId="322A6CAF" w15:paraIdParent="4FE830BC" w15:done="0"/>
  <w15:commentEx w15:paraId="5714CAD9" w15:done="0"/>
  <w15:commentEx w15:paraId="362F5089" w15:paraIdParent="5714CAD9" w15:done="0"/>
  <w15:commentEx w15:paraId="0D286E01" w15:done="1"/>
  <w15:commentEx w15:paraId="7546D639" w15:paraIdParent="0D286E01" w15:done="1"/>
  <w15:commentEx w15:paraId="676A90F6" w15:done="0"/>
  <w15:commentEx w15:paraId="71BCB013" w15:paraIdParent="676A90F6" w15:done="0"/>
  <w15:commentEx w15:paraId="1F037569" w15:done="0"/>
  <w15:commentEx w15:paraId="3341E584" w15:paraIdParent="1F037569" w15:done="0"/>
  <w15:commentEx w15:paraId="1CE8CC57" w15:done="0"/>
  <w15:commentEx w15:paraId="3EFF61B5" w15:paraIdParent="1CE8CC57" w15:done="0"/>
  <w15:commentEx w15:paraId="0ADBB4D4" w15:done="0"/>
  <w15:commentEx w15:paraId="66F1F71D" w15:paraIdParent="0ADBB4D4" w15:done="0"/>
  <w15:commentEx w15:paraId="7A186A92" w15:done="0"/>
  <w15:commentEx w15:paraId="41791462" w15:paraIdParent="7A186A92" w15:done="0"/>
  <w15:commentEx w15:paraId="7B93E048" w15:done="0"/>
  <w15:commentEx w15:paraId="42E5300E" w15:paraIdParent="7B93E048" w15:done="0"/>
  <w15:commentEx w15:paraId="568897EC" w15:done="0"/>
  <w15:commentEx w15:paraId="2DB989AB" w15:paraIdParent="568897EC" w15:done="0"/>
  <w15:commentEx w15:paraId="22D8D3C4" w15:done="0"/>
  <w15:commentEx w15:paraId="310C99EE" w15:paraIdParent="22D8D3C4" w15:done="0"/>
  <w15:commentEx w15:paraId="47D852C0" w15:paraIdParent="22D8D3C4" w15:done="0"/>
  <w15:commentEx w15:paraId="70B7376E" w15:done="0"/>
  <w15:commentEx w15:paraId="792A978F" w15:paraIdParent="70B737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74DA69" w16cex:dateUtc="2024-03-11T18:02:00Z">
    <w16cex:extLst>
      <w16:ext w16:uri="{CE6994B0-6A32-4C9F-8C6B-6E91EDA988CE}">
        <cr:reactions xmlns:cr="http://schemas.microsoft.com/office/comments/2020/reactions">
          <cr:reaction reactionType="1">
            <cr:reactionInfo dateUtc="2024-03-19T13:22:40Z">
              <cr:user userId="S::bhargava.somarouthu@hc-sc.gc.ca::00b74d10-a2e9-4ec0-8820-ec25f844d97f" userProvider="AD" userName="Somarouthu, Bhargava (HC/SC)"/>
            </cr:reactionInfo>
          </cr:reaction>
        </cr:reactions>
      </w16:ext>
    </w16cex:extLst>
  </w16cex:commentExtensible>
  <w16cex:commentExtensible w16cex:durableId="6F04D144" w16cex:dateUtc="2024-03-11T18:06:00Z"/>
  <w16cex:commentExtensible w16cex:durableId="28B7E155" w16cex:dateUtc="2024-03-19T14:18:00Z"/>
  <w16cex:commentExtensible w16cex:durableId="390843A6" w16cex:dateUtc="2024-03-11T18:07:00Z"/>
  <w16cex:commentExtensible w16cex:durableId="03ACAD5F" w16cex:dateUtc="2024-03-19T14:18:00Z"/>
  <w16cex:commentExtensible w16cex:durableId="7D8A88DF" w16cex:dateUtc="2024-03-11T18:14:00Z"/>
  <w16cex:commentExtensible w16cex:durableId="07BFAE68" w16cex:dateUtc="2024-03-19T14:07:00Z"/>
  <w16cex:commentExtensible w16cex:durableId="0519A404" w16cex:dateUtc="2024-03-08T17:09:00Z">
    <w16cex:extLst>
      <w16:ext w16:uri="{CE6994B0-6A32-4C9F-8C6B-6E91EDA988CE}">
        <cr:reactions xmlns:cr="http://schemas.microsoft.com/office/comments/2020/reactions">
          <cr:reaction reactionType="1">
            <cr:reactionInfo dateUtc="2024-03-12T14:26:28Z">
              <cr:user userId="S::bhargava.somarouthu@hc-sc.gc.ca::00b74d10-a2e9-4ec0-8820-ec25f844d97f" userProvider="AD" userName="Somarouthu, Bhargava (HC/SC)"/>
            </cr:reactionInfo>
          </cr:reaction>
        </cr:reactions>
      </w16:ext>
    </w16cex:extLst>
  </w16cex:commentExtensible>
  <w16cex:commentExtensible w16cex:durableId="206AA5CD" w16cex:dateUtc="2024-03-19T14:19:00Z"/>
  <w16cex:commentExtensible w16cex:durableId="0F09D992" w16cex:dateUtc="2024-03-11T18:39:00Z">
    <w16cex:extLst>
      <w16:ext w16:uri="{CE6994B0-6A32-4C9F-8C6B-6E91EDA988CE}">
        <cr:reactions xmlns:cr="http://schemas.microsoft.com/office/comments/2020/reactions">
          <cr:reaction reactionType="1">
            <cr:reactionInfo dateUtc="2024-03-12T15:05:50Z">
              <cr:user userId="S::bhargava.somarouthu@hc-sc.gc.ca::00b74d10-a2e9-4ec0-8820-ec25f844d97f" userProvider="AD" userName="Somarouthu, Bhargava (HC/SC)"/>
            </cr:reactionInfo>
          </cr:reaction>
        </cr:reactions>
      </w16:ext>
    </w16cex:extLst>
  </w16cex:commentExtensible>
  <w16cex:commentExtensible w16cex:durableId="2EDD6780" w16cex:dateUtc="2024-03-19T14:09:00Z"/>
  <w16cex:commentExtensible w16cex:durableId="1BA784B1" w16cex:dateUtc="2024-03-08T18:02:00Z">
    <w16cex:extLst>
      <w16:ext w16:uri="{CE6994B0-6A32-4C9F-8C6B-6E91EDA988CE}">
        <cr:reactions xmlns:cr="http://schemas.microsoft.com/office/comments/2020/reactions">
          <cr:reaction reactionType="1">
            <cr:reactionInfo dateUtc="2024-03-12T15:05:51Z">
              <cr:user userId="S::bhargava.somarouthu@hc-sc.gc.ca::00b74d10-a2e9-4ec0-8820-ec25f844d97f" userProvider="AD" userName="Somarouthu, Bhargava (HC/SC)"/>
            </cr:reactionInfo>
          </cr:reaction>
        </cr:reactions>
      </w16:ext>
    </w16cex:extLst>
  </w16cex:commentExtensible>
  <w16cex:commentExtensible w16cex:durableId="0C824249" w16cex:dateUtc="2024-03-19T14:09:00Z"/>
  <w16cex:commentExtensible w16cex:durableId="2DF4D03F" w16cex:dateUtc="2024-03-08T18:06:00Z">
    <w16cex:extLst>
      <w16:ext w16:uri="{CE6994B0-6A32-4C9F-8C6B-6E91EDA988CE}">
        <cr:reactions xmlns:cr="http://schemas.microsoft.com/office/comments/2020/reactions">
          <cr:reaction reactionType="1">
            <cr:reactionInfo dateUtc="2024-03-19T12:57:55Z">
              <cr:user userId="S::bhargava.somarouthu@hc-sc.gc.ca::00b74d10-a2e9-4ec0-8820-ec25f844d97f" userProvider="AD" userName="Somarouthu, Bhargava (HC/SC)"/>
            </cr:reactionInfo>
          </cr:reaction>
        </cr:reactions>
      </w16:ext>
    </w16cex:extLst>
  </w16cex:commentExtensible>
  <w16cex:commentExtensible w16cex:durableId="2DFE8D65" w16cex:dateUtc="2024-03-19T13:00:00Z"/>
  <w16cex:commentExtensible w16cex:durableId="072E433F" w16cex:dateUtc="2024-03-08T18:09:00Z">
    <w16cex:extLst>
      <w16:ext w16:uri="{CE6994B0-6A32-4C9F-8C6B-6E91EDA988CE}">
        <cr:reactions xmlns:cr="http://schemas.microsoft.com/office/comments/2020/reactions">
          <cr:reaction reactionType="1">
            <cr:reactionInfo dateUtc="2024-03-19T12:58:02Z">
              <cr:user userId="S::bhargava.somarouthu@hc-sc.gc.ca::00b74d10-a2e9-4ec0-8820-ec25f844d97f" userProvider="AD" userName="Somarouthu, Bhargava (HC/SC)"/>
            </cr:reactionInfo>
          </cr:reaction>
        </cr:reactions>
      </w16:ext>
    </w16cex:extLst>
  </w16cex:commentExtensible>
  <w16cex:commentExtensible w16cex:durableId="39B3E5FE" w16cex:dateUtc="2024-03-19T13:00:00Z"/>
  <w16cex:commentExtensible w16cex:durableId="54447A27" w16cex:dateUtc="2024-03-11T18:44:00Z"/>
  <w16cex:commentExtensible w16cex:durableId="1000BB2B" w16cex:dateUtc="2024-03-19T13:00:00Z"/>
  <w16cex:commentExtensible w16cex:durableId="5088F002" w16cex:dateUtc="2024-03-11T18:57:00Z">
    <w16cex:extLst>
      <w16:ext w16:uri="{CE6994B0-6A32-4C9F-8C6B-6E91EDA988CE}">
        <cr:reactions xmlns:cr="http://schemas.microsoft.com/office/comments/2020/reactions">
          <cr:reaction reactionType="1">
            <cr:reactionInfo dateUtc="2024-03-19T13:03:25Z">
              <cr:user userId="S::bhargava.somarouthu@hc-sc.gc.ca::00b74d10-a2e9-4ec0-8820-ec25f844d97f" userProvider="AD" userName="Somarouthu, Bhargava (HC/SC)"/>
            </cr:reactionInfo>
          </cr:reaction>
        </cr:reactions>
      </w16:ext>
    </w16cex:extLst>
  </w16cex:commentExtensible>
  <w16cex:commentExtensible w16cex:durableId="24B9912D" w16cex:dateUtc="2024-03-19T13:03:00Z"/>
  <w16cex:commentExtensible w16cex:durableId="6D63FD9F" w16cex:dateUtc="2024-02-29T12:57:00Z">
    <w16cex:extLst>
      <w16:ext w16:uri="{CE6994B0-6A32-4C9F-8C6B-6E91EDA988CE}">
        <cr:reactions xmlns:cr="http://schemas.microsoft.com/office/comments/2020/reactions">
          <cr:reaction reactionType="1">
            <cr:reactionInfo dateUtc="2024-03-19T13:06:05Z">
              <cr:user userId="S::bhargava.somarouthu@hc-sc.gc.ca::00b74d10-a2e9-4ec0-8820-ec25f844d97f" userProvider="AD" userName="Somarouthu, Bhargava (HC/SC)"/>
            </cr:reactionInfo>
          </cr:reaction>
        </cr:reactions>
      </w16:ext>
    </w16cex:extLst>
  </w16cex:commentExtensible>
  <w16cex:commentExtensible w16cex:durableId="640B1558" w16cex:dateUtc="2024-02-29T16:03:00Z"/>
  <w16cex:commentExtensible w16cex:durableId="37861FCF" w16cex:dateUtc="2024-03-08T18:26:00Z"/>
  <w16cex:commentExtensible w16cex:durableId="484984A8" w16cex:dateUtc="2024-02-22T12:33:00Z">
    <w16cex:extLst>
      <w16:ext w16:uri="{CE6994B0-6A32-4C9F-8C6B-6E91EDA988CE}">
        <cr:reactions xmlns:cr="http://schemas.microsoft.com/office/comments/2020/reactions">
          <cr:reaction reactionType="1">
            <cr:reactionInfo dateUtc="2024-03-15T11:44:28Z">
              <cr:user userId="S::bhargava.somarouthu@hc-sc.gc.ca::00b74d10-a2e9-4ec0-8820-ec25f844d97f" userProvider="AD" userName="Somarouthu, Bhargava (HC/SC)"/>
            </cr:reactionInfo>
          </cr:reaction>
        </cr:reactions>
      </w16:ext>
    </w16cex:extLst>
  </w16cex:commentExtensible>
  <w16cex:commentExtensible w16cex:durableId="26F4B157" w16cex:dateUtc="2024-03-08T1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5801FE" w16cid:durableId="2A74DA69"/>
  <w16cid:commentId w16cid:paraId="4FE830BC" w16cid:durableId="6F04D144"/>
  <w16cid:commentId w16cid:paraId="322A6CAF" w16cid:durableId="28B7E155"/>
  <w16cid:commentId w16cid:paraId="5714CAD9" w16cid:durableId="390843A6"/>
  <w16cid:commentId w16cid:paraId="362F5089" w16cid:durableId="03ACAD5F"/>
  <w16cid:commentId w16cid:paraId="0D286E01" w16cid:durableId="7D8A88DF"/>
  <w16cid:commentId w16cid:paraId="7546D639" w16cid:durableId="07BFAE68"/>
  <w16cid:commentId w16cid:paraId="676A90F6" w16cid:durableId="0519A404"/>
  <w16cid:commentId w16cid:paraId="71BCB013" w16cid:durableId="206AA5CD"/>
  <w16cid:commentId w16cid:paraId="1F037569" w16cid:durableId="0F09D992"/>
  <w16cid:commentId w16cid:paraId="3341E584" w16cid:durableId="2EDD6780"/>
  <w16cid:commentId w16cid:paraId="1CE8CC57" w16cid:durableId="1BA784B1"/>
  <w16cid:commentId w16cid:paraId="3EFF61B5" w16cid:durableId="0C824249"/>
  <w16cid:commentId w16cid:paraId="0ADBB4D4" w16cid:durableId="2DF4D03F"/>
  <w16cid:commentId w16cid:paraId="66F1F71D" w16cid:durableId="2DFE8D65"/>
  <w16cid:commentId w16cid:paraId="7A186A92" w16cid:durableId="072E433F"/>
  <w16cid:commentId w16cid:paraId="41791462" w16cid:durableId="39B3E5FE"/>
  <w16cid:commentId w16cid:paraId="7B93E048" w16cid:durableId="54447A27"/>
  <w16cid:commentId w16cid:paraId="42E5300E" w16cid:durableId="1000BB2B"/>
  <w16cid:commentId w16cid:paraId="568897EC" w16cid:durableId="5088F002"/>
  <w16cid:commentId w16cid:paraId="2DB989AB" w16cid:durableId="24B9912D"/>
  <w16cid:commentId w16cid:paraId="22D8D3C4" w16cid:durableId="6D63FD9F"/>
  <w16cid:commentId w16cid:paraId="310C99EE" w16cid:durableId="640B1558"/>
  <w16cid:commentId w16cid:paraId="47D852C0" w16cid:durableId="37861FCF"/>
  <w16cid:commentId w16cid:paraId="70B7376E" w16cid:durableId="484984A8"/>
  <w16cid:commentId w16cid:paraId="792A978F" w16cid:durableId="26F4B1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EAD88" w14:textId="77777777" w:rsidR="003369D1" w:rsidRDefault="003369D1" w:rsidP="00476A37">
      <w:pPr>
        <w:spacing w:before="0" w:after="0" w:line="240" w:lineRule="auto"/>
      </w:pPr>
      <w:r>
        <w:separator/>
      </w:r>
    </w:p>
  </w:endnote>
  <w:endnote w:type="continuationSeparator" w:id="0">
    <w:p w14:paraId="4B877A16" w14:textId="77777777" w:rsidR="003369D1" w:rsidRDefault="003369D1" w:rsidP="00476A37">
      <w:pPr>
        <w:spacing w:before="0" w:after="0" w:line="240" w:lineRule="auto"/>
      </w:pPr>
      <w:r>
        <w:continuationSeparator/>
      </w:r>
    </w:p>
  </w:endnote>
  <w:endnote w:type="continuationNotice" w:id="1">
    <w:p w14:paraId="2F2C8A37" w14:textId="77777777" w:rsidR="003369D1" w:rsidRDefault="003369D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yriad Pro">
    <w:altName w:val="Corbel"/>
    <w:panose1 w:val="00000000000000000000"/>
    <w:charset w:val="00"/>
    <w:family w:val="swiss"/>
    <w:notTrueType/>
    <w:pitch w:val="variable"/>
    <w:sig w:usb0="00000001" w:usb1="00000001"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526409"/>
      <w:docPartObj>
        <w:docPartGallery w:val="Page Numbers (Bottom of Page)"/>
        <w:docPartUnique/>
      </w:docPartObj>
    </w:sdtPr>
    <w:sdtEndPr>
      <w:rPr>
        <w:sz w:val="18"/>
        <w:szCs w:val="18"/>
      </w:rPr>
    </w:sdtEndPr>
    <w:sdtContent>
      <w:sdt>
        <w:sdtPr>
          <w:rPr>
            <w:sz w:val="18"/>
            <w:szCs w:val="18"/>
          </w:rPr>
          <w:id w:val="860082579"/>
          <w:docPartObj>
            <w:docPartGallery w:val="Page Numbers (Top of Page)"/>
            <w:docPartUnique/>
          </w:docPartObj>
        </w:sdtPr>
        <w:sdtContent>
          <w:p w14:paraId="2FF07D6D" w14:textId="6C0A3D9B" w:rsidR="00E30B00" w:rsidRPr="00C02BFA" w:rsidRDefault="0063266B" w:rsidP="00497589">
            <w:pPr>
              <w:pStyle w:val="Footer"/>
              <w:pBdr>
                <w:top w:val="single" w:sz="4" w:space="1" w:color="auto"/>
              </w:pBdr>
              <w:ind w:left="0"/>
              <w:rPr>
                <w:sz w:val="18"/>
                <w:szCs w:val="18"/>
              </w:rPr>
            </w:pPr>
            <w:r>
              <w:rPr>
                <w:sz w:val="20"/>
                <w:lang w:val="en-CA"/>
              </w:rPr>
              <w:t>Process Design Document (PDD) – [Process Name]</w:t>
            </w:r>
            <w:r w:rsidR="00E30B00">
              <w:rPr>
                <w:color w:val="00B050"/>
                <w:sz w:val="18"/>
                <w:szCs w:val="18"/>
              </w:rPr>
              <w:tab/>
            </w:r>
            <w:r w:rsidR="00E30B00">
              <w:rPr>
                <w:color w:val="00B050"/>
                <w:sz w:val="18"/>
                <w:szCs w:val="18"/>
              </w:rPr>
              <w:tab/>
            </w:r>
            <w:r w:rsidR="00E30B00" w:rsidRPr="00C02BFA">
              <w:rPr>
                <w:color w:val="00B050"/>
                <w:sz w:val="18"/>
                <w:szCs w:val="18"/>
              </w:rPr>
              <w:t xml:space="preserve">                                              </w:t>
            </w:r>
            <w:r w:rsidR="00E30B00" w:rsidRPr="00C02BFA">
              <w:rPr>
                <w:sz w:val="18"/>
                <w:szCs w:val="18"/>
              </w:rPr>
              <w:t xml:space="preserve">Page </w:t>
            </w:r>
            <w:r w:rsidR="00E30B00" w:rsidRPr="00C02BFA">
              <w:rPr>
                <w:sz w:val="18"/>
                <w:szCs w:val="18"/>
              </w:rPr>
              <w:fldChar w:fldCharType="begin"/>
            </w:r>
            <w:r w:rsidR="00E30B00" w:rsidRPr="00C02BFA">
              <w:rPr>
                <w:sz w:val="18"/>
                <w:szCs w:val="18"/>
              </w:rPr>
              <w:instrText xml:space="preserve"> PAGE </w:instrText>
            </w:r>
            <w:r w:rsidR="00E30B00" w:rsidRPr="00C02BFA">
              <w:rPr>
                <w:sz w:val="18"/>
                <w:szCs w:val="18"/>
              </w:rPr>
              <w:fldChar w:fldCharType="separate"/>
            </w:r>
            <w:r w:rsidR="009A1887">
              <w:rPr>
                <w:noProof/>
                <w:sz w:val="18"/>
                <w:szCs w:val="18"/>
              </w:rPr>
              <w:t>59</w:t>
            </w:r>
            <w:r w:rsidR="00E30B00" w:rsidRPr="00C02BFA">
              <w:rPr>
                <w:sz w:val="18"/>
                <w:szCs w:val="18"/>
              </w:rPr>
              <w:fldChar w:fldCharType="end"/>
            </w:r>
            <w:r w:rsidR="00E30B00" w:rsidRPr="00C02BFA">
              <w:rPr>
                <w:sz w:val="18"/>
                <w:szCs w:val="18"/>
              </w:rPr>
              <w:t xml:space="preserve"> of </w:t>
            </w:r>
            <w:r w:rsidR="00E30B00" w:rsidRPr="00C02BFA">
              <w:rPr>
                <w:sz w:val="18"/>
                <w:szCs w:val="18"/>
              </w:rPr>
              <w:fldChar w:fldCharType="begin"/>
            </w:r>
            <w:r w:rsidR="00E30B00" w:rsidRPr="00C02BFA">
              <w:rPr>
                <w:sz w:val="18"/>
                <w:szCs w:val="18"/>
              </w:rPr>
              <w:instrText xml:space="preserve"> NUMPAGES  </w:instrText>
            </w:r>
            <w:r w:rsidR="00E30B00" w:rsidRPr="00C02BFA">
              <w:rPr>
                <w:sz w:val="18"/>
                <w:szCs w:val="18"/>
              </w:rPr>
              <w:fldChar w:fldCharType="separate"/>
            </w:r>
            <w:r w:rsidR="009A1887">
              <w:rPr>
                <w:noProof/>
                <w:sz w:val="18"/>
                <w:szCs w:val="18"/>
              </w:rPr>
              <w:t>60</w:t>
            </w:r>
            <w:r w:rsidR="00E30B00" w:rsidRPr="00C02BFA">
              <w:rPr>
                <w:sz w:val="18"/>
                <w:szCs w:val="18"/>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7C51A" w14:textId="584596A1" w:rsidR="00E30B00" w:rsidRPr="005476DE" w:rsidRDefault="00E30B00" w:rsidP="005476DE">
    <w:pPr>
      <w:pStyle w:val="Footer"/>
    </w:pPr>
    <w:r>
      <w:rPr>
        <w:noProof/>
        <w:lang w:val="en-CA" w:eastAsia="en-CA"/>
      </w:rPr>
      <w:drawing>
        <wp:anchor distT="0" distB="0" distL="114300" distR="114300" simplePos="0" relativeHeight="251658244" behindDoc="0" locked="0" layoutInCell="1" allowOverlap="1" wp14:anchorId="6D6DD983" wp14:editId="6E7013D2">
          <wp:simplePos x="0" y="0"/>
          <wp:positionH relativeFrom="column">
            <wp:posOffset>-615315</wp:posOffset>
          </wp:positionH>
          <wp:positionV relativeFrom="paragraph">
            <wp:posOffset>123190</wp:posOffset>
          </wp:positionV>
          <wp:extent cx="1558290" cy="370205"/>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FLEXIBLE_E-3015.png"/>
                  <pic:cNvPicPr/>
                </pic:nvPicPr>
                <pic:blipFill>
                  <a:blip r:embed="rId1">
                    <a:extLst>
                      <a:ext uri="{28A0092B-C50C-407E-A947-70E740481C1C}">
                        <a14:useLocalDpi xmlns:a14="http://schemas.microsoft.com/office/drawing/2010/main" val="0"/>
                      </a:ext>
                    </a:extLst>
                  </a:blip>
                  <a:stretch>
                    <a:fillRect/>
                  </a:stretch>
                </pic:blipFill>
                <pic:spPr>
                  <a:xfrm>
                    <a:off x="0" y="0"/>
                    <a:ext cx="1558290" cy="37020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DAECA" w14:textId="77777777" w:rsidR="003369D1" w:rsidRDefault="003369D1" w:rsidP="00476A37">
      <w:pPr>
        <w:spacing w:before="0" w:after="0" w:line="240" w:lineRule="auto"/>
      </w:pPr>
      <w:r>
        <w:separator/>
      </w:r>
    </w:p>
  </w:footnote>
  <w:footnote w:type="continuationSeparator" w:id="0">
    <w:p w14:paraId="7BCDC428" w14:textId="77777777" w:rsidR="003369D1" w:rsidRDefault="003369D1" w:rsidP="00476A37">
      <w:pPr>
        <w:spacing w:before="0" w:after="0" w:line="240" w:lineRule="auto"/>
      </w:pPr>
      <w:r>
        <w:continuationSeparator/>
      </w:r>
    </w:p>
  </w:footnote>
  <w:footnote w:type="continuationNotice" w:id="1">
    <w:p w14:paraId="1D428541" w14:textId="77777777" w:rsidR="003369D1" w:rsidRDefault="003369D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F6A1D" w14:textId="3422BB75" w:rsidR="00E30B00" w:rsidRDefault="00E30B00">
    <w:pPr>
      <w:pStyle w:val="Header"/>
    </w:pPr>
    <w:r>
      <w:rPr>
        <w:noProof/>
        <w:lang w:val="en-CA" w:eastAsia="en-CA"/>
      </w:rPr>
      <mc:AlternateContent>
        <mc:Choice Requires="wps">
          <w:drawing>
            <wp:anchor distT="45720" distB="45720" distL="114300" distR="114300" simplePos="0" relativeHeight="251658243" behindDoc="0" locked="0" layoutInCell="1" allowOverlap="1" wp14:anchorId="33D979EA" wp14:editId="0F17B940">
              <wp:simplePos x="0" y="0"/>
              <wp:positionH relativeFrom="page">
                <wp:posOffset>-1536065</wp:posOffset>
              </wp:positionH>
              <wp:positionV relativeFrom="paragraph">
                <wp:posOffset>2769235</wp:posOffset>
              </wp:positionV>
              <wp:extent cx="4445000" cy="1404620"/>
              <wp:effectExtent l="8572" t="0" r="2223" b="2222"/>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445000" cy="1404620"/>
                      </a:xfrm>
                      <a:prstGeom prst="rect">
                        <a:avLst/>
                      </a:prstGeom>
                      <a:solidFill>
                        <a:srgbClr val="FFFFFF"/>
                      </a:solidFill>
                      <a:ln w="9525">
                        <a:noFill/>
                        <a:miter lim="800000"/>
                        <a:headEnd/>
                        <a:tailEnd/>
                      </a:ln>
                    </wps:spPr>
                    <wps:txbx>
                      <w:txbxContent>
                        <w:p w14:paraId="3A0C93BC" w14:textId="77777777" w:rsidR="00E30B00" w:rsidRPr="0027195E" w:rsidRDefault="00E30B00" w:rsidP="005476DE">
                          <w:pPr>
                            <w:ind w:left="0"/>
                            <w:rPr>
                              <w:color w:val="000000" w:themeColor="text1"/>
                              <w:sz w:val="16"/>
                              <w:szCs w:val="16"/>
                            </w:rPr>
                          </w:pPr>
                          <w:r w:rsidRPr="0027195E">
                            <w:rPr>
                              <w:color w:val="000000" w:themeColor="text1"/>
                              <w:sz w:val="16"/>
                              <w:szCs w:val="16"/>
                            </w:rPr>
                            <w:t xml:space="preserve">Uncontrolled </w:t>
                          </w:r>
                          <w:r w:rsidRPr="00E727E6">
                            <w:rPr>
                              <w:color w:val="000000" w:themeColor="text1"/>
                              <w:sz w:val="16"/>
                              <w:szCs w:val="16"/>
                            </w:rPr>
                            <w:t xml:space="preserve">when printed/saved outside </w:t>
                          </w:r>
                          <w:r w:rsidRPr="008304F3">
                            <w:rPr>
                              <w:color w:val="000000" w:themeColor="text1"/>
                              <w:sz w:val="16"/>
                              <w:szCs w:val="16"/>
                            </w:rPr>
                            <w:t>the approved Document Management System</w:t>
                          </w:r>
                          <w:r>
                            <w:rPr>
                              <w:color w:val="000000" w:themeColor="text1"/>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3D979EA" id="_x0000_t202" coordsize="21600,21600" o:spt="202" path="m,l,21600r21600,l21600,xe">
              <v:stroke joinstyle="miter"/>
              <v:path gradientshapeok="t" o:connecttype="rect"/>
            </v:shapetype>
            <v:shape id="Text Box 2" o:spid="_x0000_s1026" type="#_x0000_t202" style="position:absolute;left:0;text-align:left;margin-left:-120.95pt;margin-top:218.05pt;width:350pt;height:110.6pt;rotation:-90;z-index:2516582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" stroked="f">
              <v:textbox style="mso-fit-shape-to-text:t">
                <w:txbxContent>
                  <w:p w14:paraId="3A0C93BC" w14:textId="77777777" w:rsidR="00E30B00" w:rsidRPr="0027195E" w:rsidRDefault="00E30B00" w:rsidP="005476DE">
                    <w:pPr>
                      <w:ind w:left="0"/>
                      <w:rPr>
                        <w:color w:val="000000" w:themeColor="text1"/>
                        <w:sz w:val="16"/>
                        <w:szCs w:val="16"/>
                      </w:rPr>
                    </w:pPr>
                    <w:r w:rsidRPr="0027195E">
                      <w:rPr>
                        <w:color w:val="000000" w:themeColor="text1"/>
                        <w:sz w:val="16"/>
                        <w:szCs w:val="16"/>
                      </w:rPr>
                      <w:t xml:space="preserve">Uncontrolled </w:t>
                    </w:r>
                    <w:r w:rsidRPr="00E727E6">
                      <w:rPr>
                        <w:color w:val="000000" w:themeColor="text1"/>
                        <w:sz w:val="16"/>
                        <w:szCs w:val="16"/>
                      </w:rPr>
                      <w:t xml:space="preserve">when printed/saved outside </w:t>
                    </w:r>
                    <w:r w:rsidRPr="008304F3">
                      <w:rPr>
                        <w:color w:val="000000" w:themeColor="text1"/>
                        <w:sz w:val="16"/>
                        <w:szCs w:val="16"/>
                      </w:rPr>
                      <w:t>the approved Document Management System</w:t>
                    </w:r>
                    <w:r>
                      <w:rPr>
                        <w:color w:val="000000" w:themeColor="text1"/>
                        <w:sz w:val="16"/>
                        <w:szCs w:val="16"/>
                      </w:rPr>
                      <w:t xml:space="preserve"> </w:t>
                    </w:r>
                  </w:p>
                </w:txbxContent>
              </v:textbox>
              <w10:wrap type="square" anchorx="page"/>
            </v:shape>
          </w:pict>
        </mc:Fallback>
      </mc:AlternateContent>
    </w:r>
    <w:r>
      <w:rPr>
        <w:noProof/>
        <w:lang w:val="en-CA" w:eastAsia="en-CA"/>
      </w:rPr>
      <w:drawing>
        <wp:anchor distT="0" distB="0" distL="114300" distR="114300" simplePos="0" relativeHeight="251658242" behindDoc="0" locked="0" layoutInCell="1" allowOverlap="1" wp14:anchorId="1F3EC95B" wp14:editId="786EDBEB">
          <wp:simplePos x="0" y="0"/>
          <wp:positionH relativeFrom="column">
            <wp:posOffset>-707832</wp:posOffset>
          </wp:positionH>
          <wp:positionV relativeFrom="paragraph">
            <wp:posOffset>-163747</wp:posOffset>
          </wp:positionV>
          <wp:extent cx="1954800" cy="45000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HC-Canada-CMYK-EN-01.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1954800" cy="45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7DB9D" w14:textId="14009509" w:rsidR="00E30B00" w:rsidRPr="00C043A5" w:rsidRDefault="007645B2" w:rsidP="00C043A5">
    <w:pPr>
      <w:pStyle w:val="Header"/>
    </w:pPr>
    <w:r>
      <w:rPr>
        <w:noProof/>
        <w:lang w:eastAsia="en-CA"/>
      </w:rPr>
      <mc:AlternateContent>
        <mc:Choice Requires="wps">
          <w:drawing>
            <wp:anchor distT="0" distB="0" distL="114300" distR="114300" simplePos="0" relativeHeight="251658240" behindDoc="0" locked="0" layoutInCell="1" allowOverlap="1" wp14:anchorId="0482D667" wp14:editId="7D4BA3DE">
              <wp:simplePos x="0" y="0"/>
              <wp:positionH relativeFrom="column">
                <wp:posOffset>-1381125</wp:posOffset>
              </wp:positionH>
              <wp:positionV relativeFrom="paragraph">
                <wp:posOffset>-449580</wp:posOffset>
              </wp:positionV>
              <wp:extent cx="9490075" cy="1655542"/>
              <wp:effectExtent l="0" t="0" r="0" b="1905"/>
              <wp:wrapNone/>
              <wp:docPr id="1" name="Rectangle 51"/>
              <wp:cNvGraphicFramePr/>
              <a:graphic xmlns:a="http://schemas.openxmlformats.org/drawingml/2006/main">
                <a:graphicData uri="http://schemas.microsoft.com/office/word/2010/wordprocessingShape">
                  <wps:wsp>
                    <wps:cNvSpPr/>
                    <wps:spPr>
                      <a:xfrm>
                        <a:off x="0" y="0"/>
                        <a:ext cx="9490075" cy="1655542"/>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FEC30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xmlns:w16du="http://schemas.microsoft.com/office/word/2023/wordml/word16du">
          <w:pict>
            <v:shape id="Rectangle 51" style="position:absolute;margin-left:-108.75pt;margin-top:-35.4pt;width:747.25pt;height:130.35pt;z-index:251654142;visibility:visible;mso-wrap-style:square;mso-wrap-distance-left:9pt;mso-wrap-distance-top:0;mso-wrap-distance-right:9pt;mso-wrap-distance-bottom:0;mso-position-horizontal:absolute;mso-position-horizontal-relative:text;mso-position-vertical:absolute;mso-position-vertical-relative:text;v-text-anchor:middle" coordsize="7312660,1129665" o:spid="_x0000_s1026" fillcolor="#fec306" stroked="f" strokeweight="1pt" path="m,l7312660,r,1129665l3619500,733425,,109156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" w14:anchorId="17C67BCB">
              <v:stroke joinstyle="miter"/>
              <v:path arrowok="t" o:connecttype="custom" o:connectlocs="0,0;9490075,0;9490075,1655542;4697241,1074846;0,1599706;0,0" o:connectangles="0,0,0,0,0,0"/>
            </v:shape>
          </w:pict>
        </mc:Fallback>
      </mc:AlternateContent>
    </w:r>
    <w:r>
      <w:rPr>
        <w:noProof/>
        <w:lang w:eastAsia="en-CA"/>
      </w:rPr>
      <mc:AlternateContent>
        <mc:Choice Requires="wps">
          <w:drawing>
            <wp:anchor distT="0" distB="0" distL="114300" distR="114300" simplePos="0" relativeHeight="251658241" behindDoc="0" locked="0" layoutInCell="1" allowOverlap="1" wp14:anchorId="67CF15C6" wp14:editId="561F606A">
              <wp:simplePos x="0" y="0"/>
              <wp:positionH relativeFrom="column">
                <wp:posOffset>-1381125</wp:posOffset>
              </wp:positionH>
              <wp:positionV relativeFrom="paragraph">
                <wp:posOffset>-449579</wp:posOffset>
              </wp:positionV>
              <wp:extent cx="9490075" cy="1781174"/>
              <wp:effectExtent l="0" t="0" r="0" b="0"/>
              <wp:wrapNone/>
              <wp:docPr id="3" name="Rectangle 8"/>
              <wp:cNvGraphicFramePr/>
              <a:graphic xmlns:a="http://schemas.openxmlformats.org/drawingml/2006/main">
                <a:graphicData uri="http://schemas.microsoft.com/office/word/2010/wordprocessingShape">
                  <wps:wsp>
                    <wps:cNvSpPr/>
                    <wps:spPr>
                      <a:xfrm>
                        <a:off x="0" y="0"/>
                        <a:ext cx="9490075" cy="1781174"/>
                      </a:xfrm>
                      <a:prstGeom prst="rect">
                        <a:avLst/>
                      </a:prstGeom>
                      <a:blipFill>
                        <a:blip r:embed="rId1"/>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xmlns:w16du="http://schemas.microsoft.com/office/word/2023/wordml/word16du">
          <w:pict>
            <v:rect id="Rectangle 8" style="position:absolute;margin-left:-108.75pt;margin-top:-35.4pt;width:747.25pt;height:140.25pt;z-index:251655167;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d="f" strokeweight="1pt" w14:anchorId="02A624A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">
              <v:fill type="frame" o:title="" recolor="t" rotate="t" r:id="rId3"/>
            </v:rect>
          </w:pict>
        </mc:Fallback>
      </mc:AlternateContent>
    </w:r>
    <w:r w:rsidR="00C043A5" w:rsidRPr="00C043A5">
      <w:rPr>
        <w:noProof/>
        <w:lang w:eastAsia="en-CA"/>
      </w:rPr>
      <w:drawing>
        <wp:anchor distT="0" distB="0" distL="114300" distR="114300" simplePos="0" relativeHeight="251658245" behindDoc="1" locked="0" layoutInCell="1" allowOverlap="1" wp14:anchorId="4AC17723" wp14:editId="5CB553E0">
          <wp:simplePos x="0" y="0"/>
          <wp:positionH relativeFrom="page">
            <wp:posOffset>1828800</wp:posOffset>
          </wp:positionH>
          <wp:positionV relativeFrom="paragraph">
            <wp:posOffset>2999105</wp:posOffset>
          </wp:positionV>
          <wp:extent cx="5943600" cy="6612255"/>
          <wp:effectExtent l="0" t="0" r="0" b="0"/>
          <wp:wrapNone/>
          <wp:docPr id="1215006358" name="Picture 1215006358" descr="A picture containing text, device, gauge&#10;&#10;Description automatically generated">
            <a:extLst xmlns:a="http://schemas.openxmlformats.org/drawingml/2006/main">
              <a:ext uri="{FF2B5EF4-FFF2-40B4-BE49-F238E27FC236}">
                <a16:creationId xmlns:a16="http://schemas.microsoft.com/office/drawing/2014/main" id="{FA07E2DB-A1DB-436E-8352-3E9E839E5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device, gauge&#10;&#10;Description automatically generated">
                    <a:extLst>
                      <a:ext uri="{FF2B5EF4-FFF2-40B4-BE49-F238E27FC236}">
                        <a16:creationId xmlns:a16="http://schemas.microsoft.com/office/drawing/2014/main" id="{FA07E2DB-A1DB-436E-8352-3E9E839E5481}"/>
                      </a:ext>
                    </a:extLst>
                  </pic:cNvPr>
                  <pic:cNvPicPr>
                    <a:picLocks noChangeAspect="1"/>
                  </pic:cNvPicPr>
                </pic:nvPicPr>
                <pic:blipFill>
                  <a:blip r:embed="rId4">
                    <a:extLst>
                      <a:ext uri="{BEBA8EAE-BF5A-486C-A8C5-ECC9F3942E4B}">
                        <a14:imgProps xmlns:a14="http://schemas.microsoft.com/office/drawing/2010/main">
                          <a14:imgLayer r:embed="rId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66122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A3A812E8"/>
    <w:lvl w:ilvl="0">
      <w:start w:val="1"/>
      <w:numFmt w:val="bullet"/>
      <w:pStyle w:val="ListBullet3"/>
      <w:lvlText w:val="o"/>
      <w:lvlJc w:val="left"/>
      <w:pPr>
        <w:ind w:left="1080" w:hanging="360"/>
      </w:pPr>
      <w:rPr>
        <w:rFonts w:ascii="Courier New" w:hAnsi="Courier New" w:cs="Courier New" w:hint="default"/>
      </w:rPr>
    </w:lvl>
  </w:abstractNum>
  <w:abstractNum w:abstractNumId="1" w15:restartNumberingAfterBreak="0">
    <w:nsid w:val="FFFFFF83"/>
    <w:multiLevelType w:val="singleLevel"/>
    <w:tmpl w:val="2FE49F52"/>
    <w:lvl w:ilvl="0">
      <w:start w:val="1"/>
      <w:numFmt w:val="bullet"/>
      <w:pStyle w:val="ListBullet"/>
      <w:lvlText w:val=""/>
      <w:lvlJc w:val="left"/>
      <w:pPr>
        <w:tabs>
          <w:tab w:val="num" w:pos="720"/>
        </w:tabs>
        <w:ind w:left="720" w:hanging="360"/>
      </w:pPr>
      <w:rPr>
        <w:rFonts w:ascii="Symbol" w:hAnsi="Symbol" w:cs="Symbol" w:hint="default"/>
      </w:rPr>
    </w:lvl>
  </w:abstractNum>
  <w:abstractNum w:abstractNumId="2" w15:restartNumberingAfterBreak="0">
    <w:nsid w:val="FFFFFF88"/>
    <w:multiLevelType w:val="singleLevel"/>
    <w:tmpl w:val="6D4EBF40"/>
    <w:lvl w:ilvl="0">
      <w:start w:val="1"/>
      <w:numFmt w:val="bullet"/>
      <w:pStyle w:val="ListBullet2"/>
      <w:lvlText w:val=""/>
      <w:lvlJc w:val="left"/>
      <w:pPr>
        <w:ind w:left="720" w:hanging="360"/>
      </w:pPr>
      <w:rPr>
        <w:rFonts w:ascii="Symbol" w:hAnsi="Symbol" w:hint="default"/>
      </w:rPr>
    </w:lvl>
  </w:abstractNum>
  <w:abstractNum w:abstractNumId="3" w15:restartNumberingAfterBreak="0">
    <w:nsid w:val="02D713CD"/>
    <w:multiLevelType w:val="hybridMultilevel"/>
    <w:tmpl w:val="9B5CAB3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03335A24"/>
    <w:multiLevelType w:val="hybridMultilevel"/>
    <w:tmpl w:val="4426F696"/>
    <w:lvl w:ilvl="0" w:tplc="5DA025E6">
      <w:start w:val="1"/>
      <w:numFmt w:val="bullet"/>
      <w:pStyle w:val="TableListBullet2"/>
      <w:lvlText w:val=""/>
      <w:lvlJc w:val="left"/>
      <w:pPr>
        <w:ind w:left="720" w:hanging="360"/>
      </w:pPr>
      <w:rPr>
        <w:rFonts w:ascii="Wingdings" w:hAnsi="Wingdings" w:hint="default"/>
        <w:color w:val="auto"/>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36D2563"/>
    <w:multiLevelType w:val="hybridMultilevel"/>
    <w:tmpl w:val="DD06AC1A"/>
    <w:lvl w:ilvl="0" w:tplc="FFFFFFF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03BF60DD"/>
    <w:multiLevelType w:val="hybridMultilevel"/>
    <w:tmpl w:val="D91A4D3E"/>
    <w:lvl w:ilvl="0" w:tplc="D416D438">
      <w:start w:val="1"/>
      <w:numFmt w:val="lowerLetter"/>
      <w:pStyle w:val="TableListAlphabetic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7A33AFE"/>
    <w:multiLevelType w:val="hybridMultilevel"/>
    <w:tmpl w:val="D71E2B8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07DF2F41"/>
    <w:multiLevelType w:val="multilevel"/>
    <w:tmpl w:val="19E6F4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43235F"/>
    <w:multiLevelType w:val="hybridMultilevel"/>
    <w:tmpl w:val="6CAC7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9844E3C"/>
    <w:multiLevelType w:val="hybridMultilevel"/>
    <w:tmpl w:val="0AAE3412"/>
    <w:lvl w:ilvl="0" w:tplc="E006EE00">
      <w:start w:val="1"/>
      <w:numFmt w:val="lowerLetter"/>
      <w:pStyle w:val="ListAlphabetical"/>
      <w:lvlText w:val="%1."/>
      <w:lvlJc w:val="left"/>
      <w:pPr>
        <w:tabs>
          <w:tab w:val="num" w:pos="1562"/>
        </w:tabs>
        <w:ind w:left="1562" w:hanging="360"/>
      </w:pPr>
      <w:rPr>
        <w:rFonts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10090019" w:tentative="1">
      <w:start w:val="1"/>
      <w:numFmt w:val="lowerLetter"/>
      <w:lvlText w:val="%2."/>
      <w:lvlJc w:val="left"/>
      <w:pPr>
        <w:ind w:left="2151" w:hanging="360"/>
      </w:pPr>
    </w:lvl>
    <w:lvl w:ilvl="2" w:tplc="1009001B" w:tentative="1">
      <w:start w:val="1"/>
      <w:numFmt w:val="lowerRoman"/>
      <w:lvlText w:val="%3."/>
      <w:lvlJc w:val="right"/>
      <w:pPr>
        <w:ind w:left="2871" w:hanging="180"/>
      </w:pPr>
    </w:lvl>
    <w:lvl w:ilvl="3" w:tplc="1009000F" w:tentative="1">
      <w:start w:val="1"/>
      <w:numFmt w:val="decimal"/>
      <w:lvlText w:val="%4."/>
      <w:lvlJc w:val="left"/>
      <w:pPr>
        <w:ind w:left="3591" w:hanging="360"/>
      </w:pPr>
    </w:lvl>
    <w:lvl w:ilvl="4" w:tplc="10090019" w:tentative="1">
      <w:start w:val="1"/>
      <w:numFmt w:val="lowerLetter"/>
      <w:lvlText w:val="%5."/>
      <w:lvlJc w:val="left"/>
      <w:pPr>
        <w:ind w:left="4311" w:hanging="360"/>
      </w:pPr>
    </w:lvl>
    <w:lvl w:ilvl="5" w:tplc="1009001B" w:tentative="1">
      <w:start w:val="1"/>
      <w:numFmt w:val="lowerRoman"/>
      <w:lvlText w:val="%6."/>
      <w:lvlJc w:val="right"/>
      <w:pPr>
        <w:ind w:left="5031" w:hanging="180"/>
      </w:pPr>
    </w:lvl>
    <w:lvl w:ilvl="6" w:tplc="1009000F" w:tentative="1">
      <w:start w:val="1"/>
      <w:numFmt w:val="decimal"/>
      <w:lvlText w:val="%7."/>
      <w:lvlJc w:val="left"/>
      <w:pPr>
        <w:ind w:left="5751" w:hanging="360"/>
      </w:pPr>
    </w:lvl>
    <w:lvl w:ilvl="7" w:tplc="10090019" w:tentative="1">
      <w:start w:val="1"/>
      <w:numFmt w:val="lowerLetter"/>
      <w:lvlText w:val="%8."/>
      <w:lvlJc w:val="left"/>
      <w:pPr>
        <w:ind w:left="6471" w:hanging="360"/>
      </w:pPr>
    </w:lvl>
    <w:lvl w:ilvl="8" w:tplc="1009001B" w:tentative="1">
      <w:start w:val="1"/>
      <w:numFmt w:val="lowerRoman"/>
      <w:lvlText w:val="%9."/>
      <w:lvlJc w:val="right"/>
      <w:pPr>
        <w:ind w:left="7191" w:hanging="180"/>
      </w:pPr>
    </w:lvl>
  </w:abstractNum>
  <w:abstractNum w:abstractNumId="11" w15:restartNumberingAfterBreak="0">
    <w:nsid w:val="0FDA5BF3"/>
    <w:multiLevelType w:val="hybridMultilevel"/>
    <w:tmpl w:val="795885A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15017B02"/>
    <w:multiLevelType w:val="hybridMultilevel"/>
    <w:tmpl w:val="886E53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16DF0EFC"/>
    <w:multiLevelType w:val="hybridMultilevel"/>
    <w:tmpl w:val="88CED8AA"/>
    <w:lvl w:ilvl="0" w:tplc="9348DD08">
      <w:start w:val="1"/>
      <w:numFmt w:val="decimal"/>
      <w:pStyle w:val="TableListNumber"/>
      <w:lvlText w:val="%1."/>
      <w:lvlJc w:val="left"/>
      <w:pPr>
        <w:ind w:left="720" w:hanging="360"/>
      </w:pPr>
      <w:rPr>
        <w:rFonts w:asciiTheme="minorHAnsi" w:hAnsiTheme="minorHAnsi" w:hint="default"/>
        <w:b w:val="0"/>
        <w:i w:val="0"/>
        <w:color w:val="000000" w:themeColor="text1"/>
        <w:sz w:val="24"/>
        <w:u w:color="FFFFFF" w:themeColor="background1"/>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A6834B5"/>
    <w:multiLevelType w:val="hybridMultilevel"/>
    <w:tmpl w:val="9B7674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DCA0B44"/>
    <w:multiLevelType w:val="hybridMultilevel"/>
    <w:tmpl w:val="B99078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E159B9B"/>
    <w:multiLevelType w:val="hybridMultilevel"/>
    <w:tmpl w:val="6298EFD0"/>
    <w:lvl w:ilvl="0" w:tplc="B1B6FEFC">
      <w:start w:val="1"/>
      <w:numFmt w:val="bullet"/>
      <w:lvlText w:val=""/>
      <w:lvlJc w:val="left"/>
      <w:pPr>
        <w:ind w:left="720" w:hanging="360"/>
      </w:pPr>
      <w:rPr>
        <w:rFonts w:ascii="Symbol" w:hAnsi="Symbol" w:hint="default"/>
      </w:rPr>
    </w:lvl>
    <w:lvl w:ilvl="1" w:tplc="8C283E0C">
      <w:start w:val="1"/>
      <w:numFmt w:val="bullet"/>
      <w:lvlText w:val="o"/>
      <w:lvlJc w:val="left"/>
      <w:pPr>
        <w:ind w:left="1440" w:hanging="360"/>
      </w:pPr>
      <w:rPr>
        <w:rFonts w:ascii="Courier New" w:hAnsi="Courier New" w:hint="default"/>
      </w:rPr>
    </w:lvl>
    <w:lvl w:ilvl="2" w:tplc="B23E746E">
      <w:start w:val="1"/>
      <w:numFmt w:val="bullet"/>
      <w:lvlText w:val=""/>
      <w:lvlJc w:val="left"/>
      <w:pPr>
        <w:ind w:left="2160" w:hanging="360"/>
      </w:pPr>
      <w:rPr>
        <w:rFonts w:ascii="Wingdings" w:hAnsi="Wingdings" w:hint="default"/>
      </w:rPr>
    </w:lvl>
    <w:lvl w:ilvl="3" w:tplc="45A66A86">
      <w:start w:val="1"/>
      <w:numFmt w:val="bullet"/>
      <w:lvlText w:val=""/>
      <w:lvlJc w:val="left"/>
      <w:pPr>
        <w:ind w:left="2880" w:hanging="360"/>
      </w:pPr>
      <w:rPr>
        <w:rFonts w:ascii="Symbol" w:hAnsi="Symbol" w:hint="default"/>
      </w:rPr>
    </w:lvl>
    <w:lvl w:ilvl="4" w:tplc="F9CCB5FC">
      <w:start w:val="1"/>
      <w:numFmt w:val="bullet"/>
      <w:lvlText w:val="o"/>
      <w:lvlJc w:val="left"/>
      <w:pPr>
        <w:ind w:left="3600" w:hanging="360"/>
      </w:pPr>
      <w:rPr>
        <w:rFonts w:ascii="Courier New" w:hAnsi="Courier New" w:hint="default"/>
      </w:rPr>
    </w:lvl>
    <w:lvl w:ilvl="5" w:tplc="21229032">
      <w:start w:val="1"/>
      <w:numFmt w:val="bullet"/>
      <w:lvlText w:val=""/>
      <w:lvlJc w:val="left"/>
      <w:pPr>
        <w:ind w:left="4320" w:hanging="360"/>
      </w:pPr>
      <w:rPr>
        <w:rFonts w:ascii="Wingdings" w:hAnsi="Wingdings" w:hint="default"/>
      </w:rPr>
    </w:lvl>
    <w:lvl w:ilvl="6" w:tplc="3ABA3950">
      <w:start w:val="1"/>
      <w:numFmt w:val="bullet"/>
      <w:lvlText w:val=""/>
      <w:lvlJc w:val="left"/>
      <w:pPr>
        <w:ind w:left="5040" w:hanging="360"/>
      </w:pPr>
      <w:rPr>
        <w:rFonts w:ascii="Symbol" w:hAnsi="Symbol" w:hint="default"/>
      </w:rPr>
    </w:lvl>
    <w:lvl w:ilvl="7" w:tplc="FF60A8C6">
      <w:start w:val="1"/>
      <w:numFmt w:val="bullet"/>
      <w:lvlText w:val="o"/>
      <w:lvlJc w:val="left"/>
      <w:pPr>
        <w:ind w:left="5760" w:hanging="360"/>
      </w:pPr>
      <w:rPr>
        <w:rFonts w:ascii="Courier New" w:hAnsi="Courier New" w:hint="default"/>
      </w:rPr>
    </w:lvl>
    <w:lvl w:ilvl="8" w:tplc="357678D6">
      <w:start w:val="1"/>
      <w:numFmt w:val="bullet"/>
      <w:lvlText w:val=""/>
      <w:lvlJc w:val="left"/>
      <w:pPr>
        <w:ind w:left="6480" w:hanging="360"/>
      </w:pPr>
      <w:rPr>
        <w:rFonts w:ascii="Wingdings" w:hAnsi="Wingdings" w:hint="default"/>
      </w:rPr>
    </w:lvl>
  </w:abstractNum>
  <w:abstractNum w:abstractNumId="17" w15:restartNumberingAfterBreak="0">
    <w:nsid w:val="214829A1"/>
    <w:multiLevelType w:val="hybridMultilevel"/>
    <w:tmpl w:val="550AE5BA"/>
    <w:lvl w:ilvl="0" w:tplc="9ADEBDB0">
      <w:start w:val="1"/>
      <w:numFmt w:val="bullet"/>
      <w:lvlText w:val=""/>
      <w:lvlJc w:val="left"/>
      <w:pPr>
        <w:ind w:left="720" w:hanging="360"/>
      </w:pPr>
      <w:rPr>
        <w:rFonts w:ascii="Symbol" w:hAnsi="Symbol" w:hint="default"/>
      </w:rPr>
    </w:lvl>
    <w:lvl w:ilvl="1" w:tplc="C49621C0">
      <w:start w:val="1"/>
      <w:numFmt w:val="bullet"/>
      <w:lvlText w:val=""/>
      <w:lvlJc w:val="left"/>
      <w:pPr>
        <w:ind w:left="1440" w:hanging="360"/>
      </w:pPr>
      <w:rPr>
        <w:rFonts w:ascii="Symbol" w:hAnsi="Symbol" w:hint="default"/>
      </w:rPr>
    </w:lvl>
    <w:lvl w:ilvl="2" w:tplc="080E5822">
      <w:start w:val="1"/>
      <w:numFmt w:val="bullet"/>
      <w:lvlText w:val=""/>
      <w:lvlJc w:val="left"/>
      <w:pPr>
        <w:ind w:left="2160" w:hanging="360"/>
      </w:pPr>
      <w:rPr>
        <w:rFonts w:ascii="Wingdings" w:hAnsi="Wingdings" w:hint="default"/>
      </w:rPr>
    </w:lvl>
    <w:lvl w:ilvl="3" w:tplc="9014F366">
      <w:start w:val="1"/>
      <w:numFmt w:val="bullet"/>
      <w:lvlText w:val=""/>
      <w:lvlJc w:val="left"/>
      <w:pPr>
        <w:ind w:left="2880" w:hanging="360"/>
      </w:pPr>
      <w:rPr>
        <w:rFonts w:ascii="Symbol" w:hAnsi="Symbol" w:hint="default"/>
      </w:rPr>
    </w:lvl>
    <w:lvl w:ilvl="4" w:tplc="118C9768">
      <w:start w:val="1"/>
      <w:numFmt w:val="bullet"/>
      <w:lvlText w:val="o"/>
      <w:lvlJc w:val="left"/>
      <w:pPr>
        <w:ind w:left="3600" w:hanging="360"/>
      </w:pPr>
      <w:rPr>
        <w:rFonts w:ascii="Courier New" w:hAnsi="Courier New" w:hint="default"/>
      </w:rPr>
    </w:lvl>
    <w:lvl w:ilvl="5" w:tplc="E760F0CA">
      <w:start w:val="1"/>
      <w:numFmt w:val="bullet"/>
      <w:lvlText w:val=""/>
      <w:lvlJc w:val="left"/>
      <w:pPr>
        <w:ind w:left="4320" w:hanging="360"/>
      </w:pPr>
      <w:rPr>
        <w:rFonts w:ascii="Wingdings" w:hAnsi="Wingdings" w:hint="default"/>
      </w:rPr>
    </w:lvl>
    <w:lvl w:ilvl="6" w:tplc="0772E09C">
      <w:start w:val="1"/>
      <w:numFmt w:val="bullet"/>
      <w:lvlText w:val=""/>
      <w:lvlJc w:val="left"/>
      <w:pPr>
        <w:ind w:left="5040" w:hanging="360"/>
      </w:pPr>
      <w:rPr>
        <w:rFonts w:ascii="Symbol" w:hAnsi="Symbol" w:hint="default"/>
      </w:rPr>
    </w:lvl>
    <w:lvl w:ilvl="7" w:tplc="65A2980C">
      <w:start w:val="1"/>
      <w:numFmt w:val="bullet"/>
      <w:lvlText w:val="o"/>
      <w:lvlJc w:val="left"/>
      <w:pPr>
        <w:ind w:left="5760" w:hanging="360"/>
      </w:pPr>
      <w:rPr>
        <w:rFonts w:ascii="Courier New" w:hAnsi="Courier New" w:hint="default"/>
      </w:rPr>
    </w:lvl>
    <w:lvl w:ilvl="8" w:tplc="98A22656">
      <w:start w:val="1"/>
      <w:numFmt w:val="bullet"/>
      <w:lvlText w:val=""/>
      <w:lvlJc w:val="left"/>
      <w:pPr>
        <w:ind w:left="6480" w:hanging="360"/>
      </w:pPr>
      <w:rPr>
        <w:rFonts w:ascii="Wingdings" w:hAnsi="Wingdings" w:hint="default"/>
      </w:rPr>
    </w:lvl>
  </w:abstractNum>
  <w:abstractNum w:abstractNumId="18" w15:restartNumberingAfterBreak="0">
    <w:nsid w:val="234710CB"/>
    <w:multiLevelType w:val="multilevel"/>
    <w:tmpl w:val="29C49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836"/>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2B7B4956"/>
    <w:multiLevelType w:val="hybridMultilevel"/>
    <w:tmpl w:val="FC4A63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0B82D73"/>
    <w:multiLevelType w:val="multilevel"/>
    <w:tmpl w:val="E85E25BE"/>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836"/>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1" w15:restartNumberingAfterBreak="0">
    <w:nsid w:val="37A6265B"/>
    <w:multiLevelType w:val="hybridMultilevel"/>
    <w:tmpl w:val="593EF1F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3B711B62"/>
    <w:multiLevelType w:val="hybridMultilevel"/>
    <w:tmpl w:val="A13E51B4"/>
    <w:lvl w:ilvl="0" w:tplc="2210343C">
      <w:start w:val="1"/>
      <w:numFmt w:val="bullet"/>
      <w:pStyle w:val="ListBullet0"/>
      <w:lvlText w:val=""/>
      <w:lvlJc w:val="left"/>
      <w:pPr>
        <w:ind w:left="2487"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C251BC4"/>
    <w:multiLevelType w:val="hybridMultilevel"/>
    <w:tmpl w:val="ADC85F3C"/>
    <w:lvl w:ilvl="0" w:tplc="0CE03386">
      <w:start w:val="1"/>
      <w:numFmt w:val="bullet"/>
      <w:lvlText w:val=""/>
      <w:lvlJc w:val="left"/>
      <w:pPr>
        <w:ind w:left="720" w:hanging="360"/>
      </w:pPr>
      <w:rPr>
        <w:rFonts w:ascii="Symbol" w:hAnsi="Symbol" w:hint="default"/>
      </w:rPr>
    </w:lvl>
    <w:lvl w:ilvl="1" w:tplc="0F08F24C">
      <w:start w:val="1"/>
      <w:numFmt w:val="bullet"/>
      <w:lvlText w:val="o"/>
      <w:lvlJc w:val="left"/>
      <w:pPr>
        <w:ind w:left="1440" w:hanging="360"/>
      </w:pPr>
      <w:rPr>
        <w:rFonts w:ascii="Courier New" w:hAnsi="Courier New" w:hint="default"/>
      </w:rPr>
    </w:lvl>
    <w:lvl w:ilvl="2" w:tplc="DE783BEC">
      <w:start w:val="1"/>
      <w:numFmt w:val="bullet"/>
      <w:lvlText w:val=""/>
      <w:lvlJc w:val="left"/>
      <w:pPr>
        <w:ind w:left="2160" w:hanging="360"/>
      </w:pPr>
      <w:rPr>
        <w:rFonts w:ascii="Wingdings" w:hAnsi="Wingdings" w:hint="default"/>
      </w:rPr>
    </w:lvl>
    <w:lvl w:ilvl="3" w:tplc="56EE3F5C">
      <w:start w:val="1"/>
      <w:numFmt w:val="bullet"/>
      <w:lvlText w:val=""/>
      <w:lvlJc w:val="left"/>
      <w:pPr>
        <w:ind w:left="2880" w:hanging="360"/>
      </w:pPr>
      <w:rPr>
        <w:rFonts w:ascii="Symbol" w:hAnsi="Symbol" w:hint="default"/>
      </w:rPr>
    </w:lvl>
    <w:lvl w:ilvl="4" w:tplc="F694130E">
      <w:start w:val="1"/>
      <w:numFmt w:val="bullet"/>
      <w:lvlText w:val="o"/>
      <w:lvlJc w:val="left"/>
      <w:pPr>
        <w:ind w:left="3600" w:hanging="360"/>
      </w:pPr>
      <w:rPr>
        <w:rFonts w:ascii="Courier New" w:hAnsi="Courier New" w:hint="default"/>
      </w:rPr>
    </w:lvl>
    <w:lvl w:ilvl="5" w:tplc="7BBA0832">
      <w:start w:val="1"/>
      <w:numFmt w:val="bullet"/>
      <w:lvlText w:val=""/>
      <w:lvlJc w:val="left"/>
      <w:pPr>
        <w:ind w:left="4320" w:hanging="360"/>
      </w:pPr>
      <w:rPr>
        <w:rFonts w:ascii="Wingdings" w:hAnsi="Wingdings" w:hint="default"/>
      </w:rPr>
    </w:lvl>
    <w:lvl w:ilvl="6" w:tplc="C35ADCB8">
      <w:start w:val="1"/>
      <w:numFmt w:val="bullet"/>
      <w:lvlText w:val=""/>
      <w:lvlJc w:val="left"/>
      <w:pPr>
        <w:ind w:left="5040" w:hanging="360"/>
      </w:pPr>
      <w:rPr>
        <w:rFonts w:ascii="Symbol" w:hAnsi="Symbol" w:hint="default"/>
      </w:rPr>
    </w:lvl>
    <w:lvl w:ilvl="7" w:tplc="4252A766">
      <w:start w:val="1"/>
      <w:numFmt w:val="bullet"/>
      <w:lvlText w:val="o"/>
      <w:lvlJc w:val="left"/>
      <w:pPr>
        <w:ind w:left="5760" w:hanging="360"/>
      </w:pPr>
      <w:rPr>
        <w:rFonts w:ascii="Courier New" w:hAnsi="Courier New" w:hint="default"/>
      </w:rPr>
    </w:lvl>
    <w:lvl w:ilvl="8" w:tplc="75325BC8">
      <w:start w:val="1"/>
      <w:numFmt w:val="bullet"/>
      <w:lvlText w:val=""/>
      <w:lvlJc w:val="left"/>
      <w:pPr>
        <w:ind w:left="6480" w:hanging="360"/>
      </w:pPr>
      <w:rPr>
        <w:rFonts w:ascii="Wingdings" w:hAnsi="Wingdings" w:hint="default"/>
      </w:rPr>
    </w:lvl>
  </w:abstractNum>
  <w:abstractNum w:abstractNumId="24" w15:restartNumberingAfterBreak="0">
    <w:nsid w:val="40757983"/>
    <w:multiLevelType w:val="hybridMultilevel"/>
    <w:tmpl w:val="0EB8FDFA"/>
    <w:lvl w:ilvl="0" w:tplc="F0BE3A0E">
      <w:start w:val="1"/>
      <w:numFmt w:val="lowerLetter"/>
      <w:pStyle w:val="ListAlpha"/>
      <w:lvlText w:val="%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40FC3D69"/>
    <w:multiLevelType w:val="hybridMultilevel"/>
    <w:tmpl w:val="9E665C5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417B5DA9"/>
    <w:multiLevelType w:val="hybridMultilevel"/>
    <w:tmpl w:val="E2ECFD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23E7746"/>
    <w:multiLevelType w:val="hybridMultilevel"/>
    <w:tmpl w:val="F14C76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9D654E7"/>
    <w:multiLevelType w:val="hybridMultilevel"/>
    <w:tmpl w:val="FC4A6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B1F1C38"/>
    <w:multiLevelType w:val="hybridMultilevel"/>
    <w:tmpl w:val="13F4CE8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BF97411"/>
    <w:multiLevelType w:val="hybridMultilevel"/>
    <w:tmpl w:val="091CE498"/>
    <w:lvl w:ilvl="0" w:tplc="254C2D4E">
      <w:start w:val="1"/>
      <w:numFmt w:val="bullet"/>
      <w:lvlText w:val=""/>
      <w:lvlJc w:val="left"/>
      <w:pPr>
        <w:ind w:left="720" w:hanging="360"/>
      </w:pPr>
      <w:rPr>
        <w:rFonts w:ascii="Symbol" w:hAnsi="Symbol" w:hint="default"/>
      </w:rPr>
    </w:lvl>
    <w:lvl w:ilvl="1" w:tplc="519643BE">
      <w:start w:val="1"/>
      <w:numFmt w:val="bullet"/>
      <w:lvlText w:val="o"/>
      <w:lvlJc w:val="left"/>
      <w:pPr>
        <w:ind w:left="1440" w:hanging="360"/>
      </w:pPr>
      <w:rPr>
        <w:rFonts w:ascii="Courier New" w:hAnsi="Courier New" w:hint="default"/>
      </w:rPr>
    </w:lvl>
    <w:lvl w:ilvl="2" w:tplc="4A981BBA">
      <w:start w:val="1"/>
      <w:numFmt w:val="bullet"/>
      <w:lvlText w:val=""/>
      <w:lvlJc w:val="left"/>
      <w:pPr>
        <w:ind w:left="2160" w:hanging="360"/>
      </w:pPr>
      <w:rPr>
        <w:rFonts w:ascii="Wingdings" w:hAnsi="Wingdings" w:hint="default"/>
      </w:rPr>
    </w:lvl>
    <w:lvl w:ilvl="3" w:tplc="31D8ACD2">
      <w:start w:val="1"/>
      <w:numFmt w:val="bullet"/>
      <w:lvlText w:val=""/>
      <w:lvlJc w:val="left"/>
      <w:pPr>
        <w:ind w:left="2880" w:hanging="360"/>
      </w:pPr>
      <w:rPr>
        <w:rFonts w:ascii="Symbol" w:hAnsi="Symbol" w:hint="default"/>
      </w:rPr>
    </w:lvl>
    <w:lvl w:ilvl="4" w:tplc="A9FCBB22">
      <w:start w:val="1"/>
      <w:numFmt w:val="bullet"/>
      <w:lvlText w:val="o"/>
      <w:lvlJc w:val="left"/>
      <w:pPr>
        <w:ind w:left="3600" w:hanging="360"/>
      </w:pPr>
      <w:rPr>
        <w:rFonts w:ascii="Courier New" w:hAnsi="Courier New" w:hint="default"/>
      </w:rPr>
    </w:lvl>
    <w:lvl w:ilvl="5" w:tplc="ACD4B28E">
      <w:start w:val="1"/>
      <w:numFmt w:val="bullet"/>
      <w:lvlText w:val=""/>
      <w:lvlJc w:val="left"/>
      <w:pPr>
        <w:ind w:left="4320" w:hanging="360"/>
      </w:pPr>
      <w:rPr>
        <w:rFonts w:ascii="Wingdings" w:hAnsi="Wingdings" w:hint="default"/>
      </w:rPr>
    </w:lvl>
    <w:lvl w:ilvl="6" w:tplc="7CF42502">
      <w:start w:val="1"/>
      <w:numFmt w:val="bullet"/>
      <w:lvlText w:val=""/>
      <w:lvlJc w:val="left"/>
      <w:pPr>
        <w:ind w:left="5040" w:hanging="360"/>
      </w:pPr>
      <w:rPr>
        <w:rFonts w:ascii="Symbol" w:hAnsi="Symbol" w:hint="default"/>
      </w:rPr>
    </w:lvl>
    <w:lvl w:ilvl="7" w:tplc="23BAE40A">
      <w:start w:val="1"/>
      <w:numFmt w:val="bullet"/>
      <w:lvlText w:val="o"/>
      <w:lvlJc w:val="left"/>
      <w:pPr>
        <w:ind w:left="5760" w:hanging="360"/>
      </w:pPr>
      <w:rPr>
        <w:rFonts w:ascii="Courier New" w:hAnsi="Courier New" w:hint="default"/>
      </w:rPr>
    </w:lvl>
    <w:lvl w:ilvl="8" w:tplc="E0CA4AE8">
      <w:start w:val="1"/>
      <w:numFmt w:val="bullet"/>
      <w:lvlText w:val=""/>
      <w:lvlJc w:val="left"/>
      <w:pPr>
        <w:ind w:left="6480" w:hanging="360"/>
      </w:pPr>
      <w:rPr>
        <w:rFonts w:ascii="Wingdings" w:hAnsi="Wingdings" w:hint="default"/>
      </w:rPr>
    </w:lvl>
  </w:abstractNum>
  <w:abstractNum w:abstractNumId="31" w15:restartNumberingAfterBreak="0">
    <w:nsid w:val="4D0F75C6"/>
    <w:multiLevelType w:val="multilevel"/>
    <w:tmpl w:val="29C49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836"/>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540E602A"/>
    <w:multiLevelType w:val="multilevel"/>
    <w:tmpl w:val="29C49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836"/>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54D702FF"/>
    <w:multiLevelType w:val="hybridMultilevel"/>
    <w:tmpl w:val="6A76C8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53B788D"/>
    <w:multiLevelType w:val="hybridMultilevel"/>
    <w:tmpl w:val="03C874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558466A"/>
    <w:multiLevelType w:val="singleLevel"/>
    <w:tmpl w:val="B4EC4198"/>
    <w:lvl w:ilvl="0">
      <w:start w:val="1"/>
      <w:numFmt w:val="bullet"/>
      <w:pStyle w:val="TableListBullet"/>
      <w:lvlText w:val=""/>
      <w:lvlJc w:val="left"/>
      <w:pPr>
        <w:ind w:left="360" w:hanging="360"/>
      </w:pPr>
      <w:rPr>
        <w:rFonts w:ascii="Wingdings" w:hAnsi="Wingdings" w:hint="default"/>
        <w:color w:val="auto"/>
        <w:sz w:val="24"/>
      </w:rPr>
    </w:lvl>
  </w:abstractNum>
  <w:abstractNum w:abstractNumId="36" w15:restartNumberingAfterBreak="0">
    <w:nsid w:val="559A4242"/>
    <w:multiLevelType w:val="hybridMultilevel"/>
    <w:tmpl w:val="22A68E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A6D5566"/>
    <w:multiLevelType w:val="multilevel"/>
    <w:tmpl w:val="CF24458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0"/>
        </w:tabs>
        <w:ind w:left="0" w:hanging="360"/>
      </w:pPr>
      <w:rPr>
        <w:rFonts w:ascii="Symbol" w:hAnsi="Symbol" w:hint="default"/>
        <w:sz w:val="20"/>
      </w:rPr>
    </w:lvl>
    <w:lvl w:ilvl="4" w:tentative="1">
      <w:start w:val="1"/>
      <w:numFmt w:val="bullet"/>
      <w:lvlText w:val=""/>
      <w:lvlJc w:val="left"/>
      <w:pPr>
        <w:tabs>
          <w:tab w:val="num" w:pos="720"/>
        </w:tabs>
        <w:ind w:left="720" w:hanging="360"/>
      </w:pPr>
      <w:rPr>
        <w:rFonts w:ascii="Symbol" w:hAnsi="Symbol" w:hint="default"/>
        <w:sz w:val="20"/>
      </w:rPr>
    </w:lvl>
    <w:lvl w:ilvl="5" w:tentative="1">
      <w:start w:val="1"/>
      <w:numFmt w:val="bullet"/>
      <w:lvlText w:val=""/>
      <w:lvlJc w:val="left"/>
      <w:pPr>
        <w:tabs>
          <w:tab w:val="num" w:pos="1440"/>
        </w:tabs>
        <w:ind w:left="1440" w:hanging="360"/>
      </w:pPr>
      <w:rPr>
        <w:rFonts w:ascii="Symbol" w:hAnsi="Symbol" w:hint="default"/>
        <w:sz w:val="20"/>
      </w:rPr>
    </w:lvl>
    <w:lvl w:ilvl="6" w:tentative="1">
      <w:start w:val="1"/>
      <w:numFmt w:val="bullet"/>
      <w:lvlText w:val=""/>
      <w:lvlJc w:val="left"/>
      <w:pPr>
        <w:tabs>
          <w:tab w:val="num" w:pos="2160"/>
        </w:tabs>
        <w:ind w:left="2160" w:hanging="360"/>
      </w:pPr>
      <w:rPr>
        <w:rFonts w:ascii="Symbol" w:hAnsi="Symbol" w:hint="default"/>
        <w:sz w:val="20"/>
      </w:rPr>
    </w:lvl>
    <w:lvl w:ilvl="7" w:tentative="1">
      <w:start w:val="1"/>
      <w:numFmt w:val="bullet"/>
      <w:lvlText w:val=""/>
      <w:lvlJc w:val="left"/>
      <w:pPr>
        <w:tabs>
          <w:tab w:val="num" w:pos="2880"/>
        </w:tabs>
        <w:ind w:left="2880" w:hanging="360"/>
      </w:pPr>
      <w:rPr>
        <w:rFonts w:ascii="Symbol" w:hAnsi="Symbol" w:hint="default"/>
        <w:sz w:val="20"/>
      </w:rPr>
    </w:lvl>
    <w:lvl w:ilvl="8" w:tentative="1">
      <w:start w:val="1"/>
      <w:numFmt w:val="bullet"/>
      <w:lvlText w:val=""/>
      <w:lvlJc w:val="left"/>
      <w:pPr>
        <w:tabs>
          <w:tab w:val="num" w:pos="3600"/>
        </w:tabs>
        <w:ind w:left="3600" w:hanging="360"/>
      </w:pPr>
      <w:rPr>
        <w:rFonts w:ascii="Symbol" w:hAnsi="Symbol" w:hint="default"/>
        <w:sz w:val="20"/>
      </w:rPr>
    </w:lvl>
  </w:abstractNum>
  <w:abstractNum w:abstractNumId="38" w15:restartNumberingAfterBreak="0">
    <w:nsid w:val="5A8D0FE6"/>
    <w:multiLevelType w:val="hybridMultilevel"/>
    <w:tmpl w:val="8C60BA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CBE4239"/>
    <w:multiLevelType w:val="multilevel"/>
    <w:tmpl w:val="8D267F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5DC22925"/>
    <w:multiLevelType w:val="hybridMultilevel"/>
    <w:tmpl w:val="3274EC3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1" w15:restartNumberingAfterBreak="0">
    <w:nsid w:val="610F54F8"/>
    <w:multiLevelType w:val="hybridMultilevel"/>
    <w:tmpl w:val="C8E238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421153A"/>
    <w:multiLevelType w:val="hybridMultilevel"/>
    <w:tmpl w:val="1EECA27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3" w15:restartNumberingAfterBreak="0">
    <w:nsid w:val="65374C99"/>
    <w:multiLevelType w:val="hybridMultilevel"/>
    <w:tmpl w:val="BAF0152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673F3378"/>
    <w:multiLevelType w:val="hybridMultilevel"/>
    <w:tmpl w:val="959E5F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677B7A87"/>
    <w:multiLevelType w:val="multilevel"/>
    <w:tmpl w:val="EAAE991A"/>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9B94505"/>
    <w:multiLevelType w:val="hybridMultilevel"/>
    <w:tmpl w:val="F91E9C2A"/>
    <w:lvl w:ilvl="0" w:tplc="9BC446E6">
      <w:start w:val="1"/>
      <w:numFmt w:val="bullet"/>
      <w:lvlText w:val=""/>
      <w:lvlJc w:val="left"/>
      <w:pPr>
        <w:ind w:left="720" w:hanging="360"/>
      </w:pPr>
      <w:rPr>
        <w:rFonts w:ascii="Symbol" w:hAnsi="Symbol" w:hint="default"/>
      </w:rPr>
    </w:lvl>
    <w:lvl w:ilvl="1" w:tplc="4BEAD9D4">
      <w:start w:val="1"/>
      <w:numFmt w:val="bullet"/>
      <w:lvlText w:val=""/>
      <w:lvlJc w:val="left"/>
      <w:pPr>
        <w:ind w:left="1440" w:hanging="360"/>
      </w:pPr>
      <w:rPr>
        <w:rFonts w:ascii="Symbol" w:hAnsi="Symbol" w:hint="default"/>
      </w:rPr>
    </w:lvl>
    <w:lvl w:ilvl="2" w:tplc="1D547AD4">
      <w:start w:val="1"/>
      <w:numFmt w:val="bullet"/>
      <w:lvlText w:val=""/>
      <w:lvlJc w:val="left"/>
      <w:pPr>
        <w:ind w:left="2160" w:hanging="360"/>
      </w:pPr>
      <w:rPr>
        <w:rFonts w:ascii="Wingdings" w:hAnsi="Wingdings" w:hint="default"/>
      </w:rPr>
    </w:lvl>
    <w:lvl w:ilvl="3" w:tplc="AE1AC5CC">
      <w:start w:val="1"/>
      <w:numFmt w:val="bullet"/>
      <w:lvlText w:val=""/>
      <w:lvlJc w:val="left"/>
      <w:pPr>
        <w:ind w:left="2880" w:hanging="360"/>
      </w:pPr>
      <w:rPr>
        <w:rFonts w:ascii="Symbol" w:hAnsi="Symbol" w:hint="default"/>
      </w:rPr>
    </w:lvl>
    <w:lvl w:ilvl="4" w:tplc="AEE2C6E2">
      <w:start w:val="1"/>
      <w:numFmt w:val="bullet"/>
      <w:lvlText w:val="o"/>
      <w:lvlJc w:val="left"/>
      <w:pPr>
        <w:ind w:left="3600" w:hanging="360"/>
      </w:pPr>
      <w:rPr>
        <w:rFonts w:ascii="Courier New" w:hAnsi="Courier New" w:hint="default"/>
      </w:rPr>
    </w:lvl>
    <w:lvl w:ilvl="5" w:tplc="48AAF420">
      <w:start w:val="1"/>
      <w:numFmt w:val="bullet"/>
      <w:lvlText w:val=""/>
      <w:lvlJc w:val="left"/>
      <w:pPr>
        <w:ind w:left="4320" w:hanging="360"/>
      </w:pPr>
      <w:rPr>
        <w:rFonts w:ascii="Wingdings" w:hAnsi="Wingdings" w:hint="default"/>
      </w:rPr>
    </w:lvl>
    <w:lvl w:ilvl="6" w:tplc="0D4EE312">
      <w:start w:val="1"/>
      <w:numFmt w:val="bullet"/>
      <w:lvlText w:val=""/>
      <w:lvlJc w:val="left"/>
      <w:pPr>
        <w:ind w:left="5040" w:hanging="360"/>
      </w:pPr>
      <w:rPr>
        <w:rFonts w:ascii="Symbol" w:hAnsi="Symbol" w:hint="default"/>
      </w:rPr>
    </w:lvl>
    <w:lvl w:ilvl="7" w:tplc="E39EDD1A">
      <w:start w:val="1"/>
      <w:numFmt w:val="bullet"/>
      <w:lvlText w:val="o"/>
      <w:lvlJc w:val="left"/>
      <w:pPr>
        <w:ind w:left="5760" w:hanging="360"/>
      </w:pPr>
      <w:rPr>
        <w:rFonts w:ascii="Courier New" w:hAnsi="Courier New" w:hint="default"/>
      </w:rPr>
    </w:lvl>
    <w:lvl w:ilvl="8" w:tplc="B5FCF95A">
      <w:start w:val="1"/>
      <w:numFmt w:val="bullet"/>
      <w:lvlText w:val=""/>
      <w:lvlJc w:val="left"/>
      <w:pPr>
        <w:ind w:left="6480" w:hanging="360"/>
      </w:pPr>
      <w:rPr>
        <w:rFonts w:ascii="Wingdings" w:hAnsi="Wingdings" w:hint="default"/>
      </w:rPr>
    </w:lvl>
  </w:abstractNum>
  <w:abstractNum w:abstractNumId="47" w15:restartNumberingAfterBreak="0">
    <w:nsid w:val="6A812CF8"/>
    <w:multiLevelType w:val="multilevel"/>
    <w:tmpl w:val="A85C5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0FDD176"/>
    <w:multiLevelType w:val="hybridMultilevel"/>
    <w:tmpl w:val="81C25B44"/>
    <w:lvl w:ilvl="0" w:tplc="B53C732E">
      <w:start w:val="1"/>
      <w:numFmt w:val="bullet"/>
      <w:lvlText w:val=""/>
      <w:lvlJc w:val="left"/>
      <w:pPr>
        <w:ind w:left="720" w:hanging="360"/>
      </w:pPr>
      <w:rPr>
        <w:rFonts w:ascii="Symbol" w:hAnsi="Symbol" w:hint="default"/>
      </w:rPr>
    </w:lvl>
    <w:lvl w:ilvl="1" w:tplc="0B52C70E">
      <w:start w:val="1"/>
      <w:numFmt w:val="bullet"/>
      <w:lvlText w:val=""/>
      <w:lvlJc w:val="left"/>
      <w:pPr>
        <w:ind w:left="1440" w:hanging="360"/>
      </w:pPr>
      <w:rPr>
        <w:rFonts w:ascii="Symbol" w:hAnsi="Symbol" w:hint="default"/>
      </w:rPr>
    </w:lvl>
    <w:lvl w:ilvl="2" w:tplc="18DE6BDA">
      <w:start w:val="1"/>
      <w:numFmt w:val="bullet"/>
      <w:lvlText w:val=""/>
      <w:lvlJc w:val="left"/>
      <w:pPr>
        <w:ind w:left="2160" w:hanging="360"/>
      </w:pPr>
      <w:rPr>
        <w:rFonts w:ascii="Wingdings" w:hAnsi="Wingdings" w:hint="default"/>
      </w:rPr>
    </w:lvl>
    <w:lvl w:ilvl="3" w:tplc="085ABCB6">
      <w:start w:val="1"/>
      <w:numFmt w:val="bullet"/>
      <w:lvlText w:val=""/>
      <w:lvlJc w:val="left"/>
      <w:pPr>
        <w:ind w:left="2880" w:hanging="360"/>
      </w:pPr>
      <w:rPr>
        <w:rFonts w:ascii="Symbol" w:hAnsi="Symbol" w:hint="default"/>
      </w:rPr>
    </w:lvl>
    <w:lvl w:ilvl="4" w:tplc="3154A92A">
      <w:start w:val="1"/>
      <w:numFmt w:val="bullet"/>
      <w:lvlText w:val="o"/>
      <w:lvlJc w:val="left"/>
      <w:pPr>
        <w:ind w:left="3600" w:hanging="360"/>
      </w:pPr>
      <w:rPr>
        <w:rFonts w:ascii="Courier New" w:hAnsi="Courier New" w:hint="default"/>
      </w:rPr>
    </w:lvl>
    <w:lvl w:ilvl="5" w:tplc="2758C47C">
      <w:start w:val="1"/>
      <w:numFmt w:val="bullet"/>
      <w:lvlText w:val=""/>
      <w:lvlJc w:val="left"/>
      <w:pPr>
        <w:ind w:left="4320" w:hanging="360"/>
      </w:pPr>
      <w:rPr>
        <w:rFonts w:ascii="Wingdings" w:hAnsi="Wingdings" w:hint="default"/>
      </w:rPr>
    </w:lvl>
    <w:lvl w:ilvl="6" w:tplc="7262AF3C">
      <w:start w:val="1"/>
      <w:numFmt w:val="bullet"/>
      <w:lvlText w:val=""/>
      <w:lvlJc w:val="left"/>
      <w:pPr>
        <w:ind w:left="5040" w:hanging="360"/>
      </w:pPr>
      <w:rPr>
        <w:rFonts w:ascii="Symbol" w:hAnsi="Symbol" w:hint="default"/>
      </w:rPr>
    </w:lvl>
    <w:lvl w:ilvl="7" w:tplc="4614F276">
      <w:start w:val="1"/>
      <w:numFmt w:val="bullet"/>
      <w:lvlText w:val="o"/>
      <w:lvlJc w:val="left"/>
      <w:pPr>
        <w:ind w:left="5760" w:hanging="360"/>
      </w:pPr>
      <w:rPr>
        <w:rFonts w:ascii="Courier New" w:hAnsi="Courier New" w:hint="default"/>
      </w:rPr>
    </w:lvl>
    <w:lvl w:ilvl="8" w:tplc="53BE2E4E">
      <w:start w:val="1"/>
      <w:numFmt w:val="bullet"/>
      <w:lvlText w:val=""/>
      <w:lvlJc w:val="left"/>
      <w:pPr>
        <w:ind w:left="6480" w:hanging="360"/>
      </w:pPr>
      <w:rPr>
        <w:rFonts w:ascii="Wingdings" w:hAnsi="Wingdings" w:hint="default"/>
      </w:rPr>
    </w:lvl>
  </w:abstractNum>
  <w:abstractNum w:abstractNumId="49" w15:restartNumberingAfterBreak="0">
    <w:nsid w:val="71603EBD"/>
    <w:multiLevelType w:val="hybridMultilevel"/>
    <w:tmpl w:val="23E8E6EA"/>
    <w:lvl w:ilvl="0" w:tplc="21B48266">
      <w:start w:val="1"/>
      <w:numFmt w:val="decimal"/>
      <w:pStyle w:val="ListNumber"/>
      <w:lvlText w:val="%1."/>
      <w:lvlJc w:val="left"/>
      <w:pPr>
        <w:ind w:left="5724" w:hanging="360"/>
      </w:pPr>
      <w:rPr>
        <w:rFonts w:ascii="Calibri Light" w:hAnsi="Calibri Light" w:hint="default"/>
        <w:color w:val="auto"/>
        <w:sz w:val="24"/>
      </w:rPr>
    </w:lvl>
    <w:lvl w:ilvl="1" w:tplc="10090019">
      <w:start w:val="1"/>
      <w:numFmt w:val="lowerLetter"/>
      <w:lvlText w:val="%2."/>
      <w:lvlJc w:val="left"/>
      <w:pPr>
        <w:ind w:left="6444" w:hanging="360"/>
      </w:pPr>
    </w:lvl>
    <w:lvl w:ilvl="2" w:tplc="1009001B" w:tentative="1">
      <w:start w:val="1"/>
      <w:numFmt w:val="lowerRoman"/>
      <w:lvlText w:val="%3."/>
      <w:lvlJc w:val="right"/>
      <w:pPr>
        <w:ind w:left="7164" w:hanging="180"/>
      </w:pPr>
    </w:lvl>
    <w:lvl w:ilvl="3" w:tplc="1009000F" w:tentative="1">
      <w:start w:val="1"/>
      <w:numFmt w:val="decimal"/>
      <w:lvlText w:val="%4."/>
      <w:lvlJc w:val="left"/>
      <w:pPr>
        <w:ind w:left="7884" w:hanging="360"/>
      </w:pPr>
    </w:lvl>
    <w:lvl w:ilvl="4" w:tplc="10090019" w:tentative="1">
      <w:start w:val="1"/>
      <w:numFmt w:val="lowerLetter"/>
      <w:lvlText w:val="%5."/>
      <w:lvlJc w:val="left"/>
      <w:pPr>
        <w:ind w:left="8604" w:hanging="360"/>
      </w:pPr>
    </w:lvl>
    <w:lvl w:ilvl="5" w:tplc="1009001B" w:tentative="1">
      <w:start w:val="1"/>
      <w:numFmt w:val="lowerRoman"/>
      <w:lvlText w:val="%6."/>
      <w:lvlJc w:val="right"/>
      <w:pPr>
        <w:ind w:left="9324" w:hanging="180"/>
      </w:pPr>
    </w:lvl>
    <w:lvl w:ilvl="6" w:tplc="1009000F" w:tentative="1">
      <w:start w:val="1"/>
      <w:numFmt w:val="decimal"/>
      <w:lvlText w:val="%7."/>
      <w:lvlJc w:val="left"/>
      <w:pPr>
        <w:ind w:left="10044" w:hanging="360"/>
      </w:pPr>
    </w:lvl>
    <w:lvl w:ilvl="7" w:tplc="10090019" w:tentative="1">
      <w:start w:val="1"/>
      <w:numFmt w:val="lowerLetter"/>
      <w:lvlText w:val="%8."/>
      <w:lvlJc w:val="left"/>
      <w:pPr>
        <w:ind w:left="10764" w:hanging="360"/>
      </w:pPr>
    </w:lvl>
    <w:lvl w:ilvl="8" w:tplc="1009001B" w:tentative="1">
      <w:start w:val="1"/>
      <w:numFmt w:val="lowerRoman"/>
      <w:lvlText w:val="%9."/>
      <w:lvlJc w:val="right"/>
      <w:pPr>
        <w:ind w:left="11484" w:hanging="180"/>
      </w:pPr>
    </w:lvl>
  </w:abstractNum>
  <w:abstractNum w:abstractNumId="50" w15:restartNumberingAfterBreak="0">
    <w:nsid w:val="76574844"/>
    <w:multiLevelType w:val="hybridMultilevel"/>
    <w:tmpl w:val="82FA261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07680909">
    <w:abstractNumId w:val="45"/>
  </w:num>
  <w:num w:numId="2" w16cid:durableId="1711878517">
    <w:abstractNumId w:val="46"/>
  </w:num>
  <w:num w:numId="3" w16cid:durableId="483818509">
    <w:abstractNumId w:val="48"/>
  </w:num>
  <w:num w:numId="4" w16cid:durableId="1125079463">
    <w:abstractNumId w:val="30"/>
  </w:num>
  <w:num w:numId="5" w16cid:durableId="1884823341">
    <w:abstractNumId w:val="17"/>
  </w:num>
  <w:num w:numId="6" w16cid:durableId="679352522">
    <w:abstractNumId w:val="16"/>
  </w:num>
  <w:num w:numId="7" w16cid:durableId="884028390">
    <w:abstractNumId w:val="23"/>
  </w:num>
  <w:num w:numId="8" w16cid:durableId="1834685665">
    <w:abstractNumId w:val="35"/>
  </w:num>
  <w:num w:numId="9" w16cid:durableId="813062414">
    <w:abstractNumId w:val="4"/>
  </w:num>
  <w:num w:numId="10" w16cid:durableId="740178774">
    <w:abstractNumId w:val="32"/>
  </w:num>
  <w:num w:numId="11" w16cid:durableId="1257590162">
    <w:abstractNumId w:val="1"/>
  </w:num>
  <w:num w:numId="12" w16cid:durableId="1101149369">
    <w:abstractNumId w:val="2"/>
  </w:num>
  <w:num w:numId="13" w16cid:durableId="2118482114">
    <w:abstractNumId w:val="22"/>
  </w:num>
  <w:num w:numId="14" w16cid:durableId="1628657533">
    <w:abstractNumId w:val="13"/>
  </w:num>
  <w:num w:numId="15" w16cid:durableId="2091080794">
    <w:abstractNumId w:val="6"/>
  </w:num>
  <w:num w:numId="16" w16cid:durableId="1833644740">
    <w:abstractNumId w:val="0"/>
  </w:num>
  <w:num w:numId="17" w16cid:durableId="212666891">
    <w:abstractNumId w:val="49"/>
  </w:num>
  <w:num w:numId="18" w16cid:durableId="1821311050">
    <w:abstractNumId w:val="10"/>
  </w:num>
  <w:num w:numId="19" w16cid:durableId="1411345611">
    <w:abstractNumId w:val="24"/>
  </w:num>
  <w:num w:numId="20" w16cid:durableId="815613632">
    <w:abstractNumId w:val="43"/>
  </w:num>
  <w:num w:numId="21" w16cid:durableId="1265502834">
    <w:abstractNumId w:val="40"/>
  </w:num>
  <w:num w:numId="22" w16cid:durableId="614557027">
    <w:abstractNumId w:val="41"/>
  </w:num>
  <w:num w:numId="23" w16cid:durableId="1895385903">
    <w:abstractNumId w:val="21"/>
  </w:num>
  <w:num w:numId="24" w16cid:durableId="1545941836">
    <w:abstractNumId w:val="25"/>
  </w:num>
  <w:num w:numId="25" w16cid:durableId="1605072055">
    <w:abstractNumId w:val="20"/>
  </w:num>
  <w:num w:numId="26" w16cid:durableId="771321721">
    <w:abstractNumId w:val="31"/>
  </w:num>
  <w:num w:numId="27" w16cid:durableId="1338968293">
    <w:abstractNumId w:val="37"/>
  </w:num>
  <w:num w:numId="28" w16cid:durableId="1074401930">
    <w:abstractNumId w:val="44"/>
  </w:num>
  <w:num w:numId="29" w16cid:durableId="1389845026">
    <w:abstractNumId w:val="7"/>
  </w:num>
  <w:num w:numId="30" w16cid:durableId="1629508802">
    <w:abstractNumId w:val="33"/>
  </w:num>
  <w:num w:numId="31" w16cid:durableId="395125876">
    <w:abstractNumId w:val="26"/>
  </w:num>
  <w:num w:numId="32" w16cid:durableId="1856767597">
    <w:abstractNumId w:val="50"/>
  </w:num>
  <w:num w:numId="33" w16cid:durableId="16041508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24551810">
    <w:abstractNumId w:val="14"/>
  </w:num>
  <w:num w:numId="35" w16cid:durableId="1151411481">
    <w:abstractNumId w:val="47"/>
  </w:num>
  <w:num w:numId="36" w16cid:durableId="71048952">
    <w:abstractNumId w:val="36"/>
  </w:num>
  <w:num w:numId="37" w16cid:durableId="1372223276">
    <w:abstractNumId w:val="8"/>
  </w:num>
  <w:num w:numId="38" w16cid:durableId="1176919724">
    <w:abstractNumId w:val="39"/>
  </w:num>
  <w:num w:numId="39" w16cid:durableId="39060628">
    <w:abstractNumId w:val="34"/>
  </w:num>
  <w:num w:numId="40" w16cid:durableId="1700811204">
    <w:abstractNumId w:val="15"/>
  </w:num>
  <w:num w:numId="41" w16cid:durableId="92169794">
    <w:abstractNumId w:val="27"/>
  </w:num>
  <w:num w:numId="42" w16cid:durableId="219637686">
    <w:abstractNumId w:val="9"/>
  </w:num>
  <w:num w:numId="43" w16cid:durableId="1242104138">
    <w:abstractNumId w:val="12"/>
  </w:num>
  <w:num w:numId="44" w16cid:durableId="168107009">
    <w:abstractNumId w:val="11"/>
  </w:num>
  <w:num w:numId="45" w16cid:durableId="556863224">
    <w:abstractNumId w:val="3"/>
  </w:num>
  <w:num w:numId="46" w16cid:durableId="751048493">
    <w:abstractNumId w:val="38"/>
  </w:num>
  <w:num w:numId="47" w16cid:durableId="1709798417">
    <w:abstractNumId w:val="29"/>
  </w:num>
  <w:num w:numId="48" w16cid:durableId="1747534495">
    <w:abstractNumId w:val="18"/>
  </w:num>
  <w:num w:numId="49" w16cid:durableId="1007560316">
    <w:abstractNumId w:val="19"/>
  </w:num>
  <w:num w:numId="50" w16cid:durableId="2033801799">
    <w:abstractNumId w:val="28"/>
  </w:num>
  <w:num w:numId="51" w16cid:durableId="651910263">
    <w:abstractNumId w:val="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marouthu, Bhargava (HC/SC)">
    <w15:presenceInfo w15:providerId="AD" w15:userId="S::bhargava.somarouthu@hc-sc.gc.ca::00b74d10-a2e9-4ec0-8820-ec25f844d97f"/>
  </w15:person>
  <w15:person w15:author="Mould, Chanel (HC/SC)">
    <w15:presenceInfo w15:providerId="AD" w15:userId="S::chanel.mould@hc-sc.gc.ca::6ee0d3e2-8503-4a11-9ad3-568c370d05fb"/>
  </w15:person>
  <w15:person w15:author="Bailey, Daniel (HC/SC)">
    <w15:presenceInfo w15:providerId="AD" w15:userId="S::daniel.bailey@hc-sc.gc.ca::7a47ff46-40c5-43cd-8230-6d7819c51f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en-GB" w:vendorID="64" w:dllVersion="0" w:nlCheck="1" w:checkStyle="0"/>
  <w:proofState w:spelling="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A37"/>
    <w:rsid w:val="000016CF"/>
    <w:rsid w:val="00003D7E"/>
    <w:rsid w:val="00005951"/>
    <w:rsid w:val="00010D3C"/>
    <w:rsid w:val="00016F7D"/>
    <w:rsid w:val="00030EA5"/>
    <w:rsid w:val="00032596"/>
    <w:rsid w:val="00032A6C"/>
    <w:rsid w:val="00036972"/>
    <w:rsid w:val="000440C0"/>
    <w:rsid w:val="00047869"/>
    <w:rsid w:val="00051730"/>
    <w:rsid w:val="0005377D"/>
    <w:rsid w:val="00054113"/>
    <w:rsid w:val="00054153"/>
    <w:rsid w:val="0005633A"/>
    <w:rsid w:val="00057B4F"/>
    <w:rsid w:val="000669B5"/>
    <w:rsid w:val="0007358B"/>
    <w:rsid w:val="0007417B"/>
    <w:rsid w:val="0007479E"/>
    <w:rsid w:val="00083CD4"/>
    <w:rsid w:val="00083F04"/>
    <w:rsid w:val="000849ED"/>
    <w:rsid w:val="000905C6"/>
    <w:rsid w:val="000914D3"/>
    <w:rsid w:val="00091E7E"/>
    <w:rsid w:val="00092620"/>
    <w:rsid w:val="00094C66"/>
    <w:rsid w:val="00094D08"/>
    <w:rsid w:val="00095A8A"/>
    <w:rsid w:val="000A1465"/>
    <w:rsid w:val="000A3810"/>
    <w:rsid w:val="000A3EE7"/>
    <w:rsid w:val="000B0AA2"/>
    <w:rsid w:val="000B1A45"/>
    <w:rsid w:val="000B5361"/>
    <w:rsid w:val="000B6C42"/>
    <w:rsid w:val="000C06EE"/>
    <w:rsid w:val="000C2B05"/>
    <w:rsid w:val="000C3849"/>
    <w:rsid w:val="000C491C"/>
    <w:rsid w:val="000E1634"/>
    <w:rsid w:val="000E4190"/>
    <w:rsid w:val="000E46C6"/>
    <w:rsid w:val="000E4D3A"/>
    <w:rsid w:val="000E58F8"/>
    <w:rsid w:val="000F3647"/>
    <w:rsid w:val="001001E6"/>
    <w:rsid w:val="001017B9"/>
    <w:rsid w:val="00104107"/>
    <w:rsid w:val="001048BD"/>
    <w:rsid w:val="0010532E"/>
    <w:rsid w:val="001065DD"/>
    <w:rsid w:val="00120463"/>
    <w:rsid w:val="00133365"/>
    <w:rsid w:val="00133401"/>
    <w:rsid w:val="00133674"/>
    <w:rsid w:val="001354BB"/>
    <w:rsid w:val="00143B15"/>
    <w:rsid w:val="00152114"/>
    <w:rsid w:val="00170905"/>
    <w:rsid w:val="00170A97"/>
    <w:rsid w:val="0017596D"/>
    <w:rsid w:val="00181983"/>
    <w:rsid w:val="00194295"/>
    <w:rsid w:val="001956AF"/>
    <w:rsid w:val="00196D36"/>
    <w:rsid w:val="001A1E7B"/>
    <w:rsid w:val="001A2372"/>
    <w:rsid w:val="001A3B35"/>
    <w:rsid w:val="001B2139"/>
    <w:rsid w:val="001B223C"/>
    <w:rsid w:val="001B3EC7"/>
    <w:rsid w:val="001B7EB3"/>
    <w:rsid w:val="001C48BA"/>
    <w:rsid w:val="001C7866"/>
    <w:rsid w:val="001D3927"/>
    <w:rsid w:val="001D7F6B"/>
    <w:rsid w:val="001E3BD7"/>
    <w:rsid w:val="001E40F9"/>
    <w:rsid w:val="001E6686"/>
    <w:rsid w:val="001F051E"/>
    <w:rsid w:val="001F06C8"/>
    <w:rsid w:val="001F32CC"/>
    <w:rsid w:val="001F6611"/>
    <w:rsid w:val="00200032"/>
    <w:rsid w:val="00204762"/>
    <w:rsid w:val="00207E7B"/>
    <w:rsid w:val="0021233C"/>
    <w:rsid w:val="00213385"/>
    <w:rsid w:val="002159D3"/>
    <w:rsid w:val="00215CE3"/>
    <w:rsid w:val="00216949"/>
    <w:rsid w:val="002179A9"/>
    <w:rsid w:val="00223752"/>
    <w:rsid w:val="002300DD"/>
    <w:rsid w:val="00230EFA"/>
    <w:rsid w:val="002329E6"/>
    <w:rsid w:val="00234E38"/>
    <w:rsid w:val="002406EE"/>
    <w:rsid w:val="002433AC"/>
    <w:rsid w:val="00245AE7"/>
    <w:rsid w:val="00247B61"/>
    <w:rsid w:val="0025017B"/>
    <w:rsid w:val="00251403"/>
    <w:rsid w:val="002516EF"/>
    <w:rsid w:val="00251FFA"/>
    <w:rsid w:val="0025619B"/>
    <w:rsid w:val="00256CDA"/>
    <w:rsid w:val="0025744F"/>
    <w:rsid w:val="00262789"/>
    <w:rsid w:val="00262D4B"/>
    <w:rsid w:val="00262D76"/>
    <w:rsid w:val="00265AFF"/>
    <w:rsid w:val="00267CF0"/>
    <w:rsid w:val="002714EB"/>
    <w:rsid w:val="00273EF6"/>
    <w:rsid w:val="0027676C"/>
    <w:rsid w:val="00281592"/>
    <w:rsid w:val="00283848"/>
    <w:rsid w:val="002910DD"/>
    <w:rsid w:val="00291104"/>
    <w:rsid w:val="00293495"/>
    <w:rsid w:val="00295126"/>
    <w:rsid w:val="002A10EB"/>
    <w:rsid w:val="002A27F8"/>
    <w:rsid w:val="002B58B2"/>
    <w:rsid w:val="002C7354"/>
    <w:rsid w:val="002D54E9"/>
    <w:rsid w:val="002E768B"/>
    <w:rsid w:val="002F251C"/>
    <w:rsid w:val="002F2548"/>
    <w:rsid w:val="002F2B19"/>
    <w:rsid w:val="002F3628"/>
    <w:rsid w:val="002F3A76"/>
    <w:rsid w:val="00315829"/>
    <w:rsid w:val="003164DB"/>
    <w:rsid w:val="00321299"/>
    <w:rsid w:val="00321993"/>
    <w:rsid w:val="00321B65"/>
    <w:rsid w:val="00323736"/>
    <w:rsid w:val="003320A2"/>
    <w:rsid w:val="00333986"/>
    <w:rsid w:val="003369D1"/>
    <w:rsid w:val="0034130F"/>
    <w:rsid w:val="00341682"/>
    <w:rsid w:val="00342EAD"/>
    <w:rsid w:val="00357121"/>
    <w:rsid w:val="00361CB2"/>
    <w:rsid w:val="00367222"/>
    <w:rsid w:val="003676DD"/>
    <w:rsid w:val="00367C7C"/>
    <w:rsid w:val="00367EB2"/>
    <w:rsid w:val="00370508"/>
    <w:rsid w:val="00371C83"/>
    <w:rsid w:val="00374049"/>
    <w:rsid w:val="00376743"/>
    <w:rsid w:val="00377DCA"/>
    <w:rsid w:val="00377EC7"/>
    <w:rsid w:val="00380F90"/>
    <w:rsid w:val="003812B2"/>
    <w:rsid w:val="00383476"/>
    <w:rsid w:val="0038639D"/>
    <w:rsid w:val="00386456"/>
    <w:rsid w:val="00387022"/>
    <w:rsid w:val="003927CD"/>
    <w:rsid w:val="003977D0"/>
    <w:rsid w:val="003A1528"/>
    <w:rsid w:val="003A2191"/>
    <w:rsid w:val="003A2513"/>
    <w:rsid w:val="003A35EF"/>
    <w:rsid w:val="003A3C8E"/>
    <w:rsid w:val="003A5130"/>
    <w:rsid w:val="003B1A8C"/>
    <w:rsid w:val="003B3AE4"/>
    <w:rsid w:val="003C3932"/>
    <w:rsid w:val="003C4ECE"/>
    <w:rsid w:val="003C78E0"/>
    <w:rsid w:val="003D10E0"/>
    <w:rsid w:val="003D2A88"/>
    <w:rsid w:val="003D68B6"/>
    <w:rsid w:val="003E2C76"/>
    <w:rsid w:val="003E511C"/>
    <w:rsid w:val="003E68AF"/>
    <w:rsid w:val="003F15AC"/>
    <w:rsid w:val="003F7852"/>
    <w:rsid w:val="00402634"/>
    <w:rsid w:val="00402EF2"/>
    <w:rsid w:val="0040310E"/>
    <w:rsid w:val="00403A6A"/>
    <w:rsid w:val="00404A44"/>
    <w:rsid w:val="004112F3"/>
    <w:rsid w:val="004129B3"/>
    <w:rsid w:val="00415B40"/>
    <w:rsid w:val="00417808"/>
    <w:rsid w:val="00417DCD"/>
    <w:rsid w:val="00423E21"/>
    <w:rsid w:val="00424C4A"/>
    <w:rsid w:val="00424E2F"/>
    <w:rsid w:val="00425F59"/>
    <w:rsid w:val="0042606E"/>
    <w:rsid w:val="0042791B"/>
    <w:rsid w:val="00432E18"/>
    <w:rsid w:val="00433E4E"/>
    <w:rsid w:val="00434130"/>
    <w:rsid w:val="0044132B"/>
    <w:rsid w:val="0044717E"/>
    <w:rsid w:val="00455873"/>
    <w:rsid w:val="0045739E"/>
    <w:rsid w:val="00461E0D"/>
    <w:rsid w:val="004633E2"/>
    <w:rsid w:val="004706C0"/>
    <w:rsid w:val="00470B41"/>
    <w:rsid w:val="00476341"/>
    <w:rsid w:val="00476A37"/>
    <w:rsid w:val="00476A3A"/>
    <w:rsid w:val="00480380"/>
    <w:rsid w:val="00481BFD"/>
    <w:rsid w:val="00481F16"/>
    <w:rsid w:val="00485C35"/>
    <w:rsid w:val="00486D3B"/>
    <w:rsid w:val="00487E88"/>
    <w:rsid w:val="004917AD"/>
    <w:rsid w:val="00497589"/>
    <w:rsid w:val="004A294E"/>
    <w:rsid w:val="004A2CA8"/>
    <w:rsid w:val="004A482C"/>
    <w:rsid w:val="004A6010"/>
    <w:rsid w:val="004B6CBE"/>
    <w:rsid w:val="004B7801"/>
    <w:rsid w:val="004C01C4"/>
    <w:rsid w:val="004C19D0"/>
    <w:rsid w:val="004C23BF"/>
    <w:rsid w:val="004C28FE"/>
    <w:rsid w:val="004C7F08"/>
    <w:rsid w:val="004D46D7"/>
    <w:rsid w:val="004D5A2E"/>
    <w:rsid w:val="004E5BA9"/>
    <w:rsid w:val="004F1F02"/>
    <w:rsid w:val="004F62FB"/>
    <w:rsid w:val="004F6CD6"/>
    <w:rsid w:val="004F70D1"/>
    <w:rsid w:val="00502DDF"/>
    <w:rsid w:val="0051197F"/>
    <w:rsid w:val="00531F71"/>
    <w:rsid w:val="00542E7D"/>
    <w:rsid w:val="005448EB"/>
    <w:rsid w:val="00546F19"/>
    <w:rsid w:val="005476DE"/>
    <w:rsid w:val="00553781"/>
    <w:rsid w:val="00553EF3"/>
    <w:rsid w:val="005543FD"/>
    <w:rsid w:val="00560834"/>
    <w:rsid w:val="005755A9"/>
    <w:rsid w:val="0057741E"/>
    <w:rsid w:val="00592B2D"/>
    <w:rsid w:val="00593732"/>
    <w:rsid w:val="00594D1B"/>
    <w:rsid w:val="00596FA0"/>
    <w:rsid w:val="005A0F38"/>
    <w:rsid w:val="005A46EA"/>
    <w:rsid w:val="005A4AE3"/>
    <w:rsid w:val="005A7AE0"/>
    <w:rsid w:val="005A7E13"/>
    <w:rsid w:val="005B6292"/>
    <w:rsid w:val="005C24E0"/>
    <w:rsid w:val="005C4E1C"/>
    <w:rsid w:val="005C617A"/>
    <w:rsid w:val="005C62E2"/>
    <w:rsid w:val="005D7292"/>
    <w:rsid w:val="005D7ABE"/>
    <w:rsid w:val="005E6E1C"/>
    <w:rsid w:val="005F4E60"/>
    <w:rsid w:val="005F5CBC"/>
    <w:rsid w:val="00601066"/>
    <w:rsid w:val="00601D2E"/>
    <w:rsid w:val="00602A9E"/>
    <w:rsid w:val="00603D43"/>
    <w:rsid w:val="0060412F"/>
    <w:rsid w:val="00604E19"/>
    <w:rsid w:val="00611E96"/>
    <w:rsid w:val="006144C3"/>
    <w:rsid w:val="0062160B"/>
    <w:rsid w:val="006234E8"/>
    <w:rsid w:val="006239BA"/>
    <w:rsid w:val="0062618B"/>
    <w:rsid w:val="006301C8"/>
    <w:rsid w:val="0063266B"/>
    <w:rsid w:val="00635125"/>
    <w:rsid w:val="0063670B"/>
    <w:rsid w:val="0064406C"/>
    <w:rsid w:val="00644F53"/>
    <w:rsid w:val="00647393"/>
    <w:rsid w:val="0065347A"/>
    <w:rsid w:val="00654590"/>
    <w:rsid w:val="006631EF"/>
    <w:rsid w:val="006633A7"/>
    <w:rsid w:val="00665247"/>
    <w:rsid w:val="006749D4"/>
    <w:rsid w:val="0068061E"/>
    <w:rsid w:val="00693330"/>
    <w:rsid w:val="00696297"/>
    <w:rsid w:val="006A020C"/>
    <w:rsid w:val="006A40B3"/>
    <w:rsid w:val="006A5CC9"/>
    <w:rsid w:val="006B01C9"/>
    <w:rsid w:val="006B3714"/>
    <w:rsid w:val="006B3972"/>
    <w:rsid w:val="006C088A"/>
    <w:rsid w:val="006C4B2F"/>
    <w:rsid w:val="006C7AB0"/>
    <w:rsid w:val="006D0294"/>
    <w:rsid w:val="006D0C09"/>
    <w:rsid w:val="006D6C8C"/>
    <w:rsid w:val="006E0A7D"/>
    <w:rsid w:val="006E4373"/>
    <w:rsid w:val="006E616F"/>
    <w:rsid w:val="006E6909"/>
    <w:rsid w:val="006F0611"/>
    <w:rsid w:val="0070086C"/>
    <w:rsid w:val="00701BFB"/>
    <w:rsid w:val="00703E5B"/>
    <w:rsid w:val="00704E03"/>
    <w:rsid w:val="00706DAB"/>
    <w:rsid w:val="007121FA"/>
    <w:rsid w:val="007144DB"/>
    <w:rsid w:val="0071601D"/>
    <w:rsid w:val="00717628"/>
    <w:rsid w:val="007178C7"/>
    <w:rsid w:val="00720EE9"/>
    <w:rsid w:val="00724A8C"/>
    <w:rsid w:val="0073592F"/>
    <w:rsid w:val="00736CB5"/>
    <w:rsid w:val="00736DDB"/>
    <w:rsid w:val="00741866"/>
    <w:rsid w:val="00747A01"/>
    <w:rsid w:val="0075628B"/>
    <w:rsid w:val="007645B2"/>
    <w:rsid w:val="00764B73"/>
    <w:rsid w:val="00764DEE"/>
    <w:rsid w:val="00765713"/>
    <w:rsid w:val="0076572D"/>
    <w:rsid w:val="00765854"/>
    <w:rsid w:val="00766792"/>
    <w:rsid w:val="00767D76"/>
    <w:rsid w:val="00767F97"/>
    <w:rsid w:val="0077456B"/>
    <w:rsid w:val="007748E1"/>
    <w:rsid w:val="007822E9"/>
    <w:rsid w:val="00782ABE"/>
    <w:rsid w:val="0078478C"/>
    <w:rsid w:val="007859D7"/>
    <w:rsid w:val="007930B6"/>
    <w:rsid w:val="007936AC"/>
    <w:rsid w:val="00794827"/>
    <w:rsid w:val="00795549"/>
    <w:rsid w:val="007A2315"/>
    <w:rsid w:val="007A2FF8"/>
    <w:rsid w:val="007B103D"/>
    <w:rsid w:val="007B10E0"/>
    <w:rsid w:val="007B6B7F"/>
    <w:rsid w:val="007B793B"/>
    <w:rsid w:val="007B7A07"/>
    <w:rsid w:val="007B7F9B"/>
    <w:rsid w:val="007C1376"/>
    <w:rsid w:val="007C37B1"/>
    <w:rsid w:val="007C673F"/>
    <w:rsid w:val="007D270C"/>
    <w:rsid w:val="007D5542"/>
    <w:rsid w:val="007E50AA"/>
    <w:rsid w:val="007E6629"/>
    <w:rsid w:val="007E6C72"/>
    <w:rsid w:val="007E7B94"/>
    <w:rsid w:val="007F0E88"/>
    <w:rsid w:val="007F6053"/>
    <w:rsid w:val="007F6852"/>
    <w:rsid w:val="007F777B"/>
    <w:rsid w:val="007F7C5A"/>
    <w:rsid w:val="00807939"/>
    <w:rsid w:val="0081053A"/>
    <w:rsid w:val="00811017"/>
    <w:rsid w:val="00813842"/>
    <w:rsid w:val="00816652"/>
    <w:rsid w:val="008203C9"/>
    <w:rsid w:val="00825809"/>
    <w:rsid w:val="00830000"/>
    <w:rsid w:val="0083312C"/>
    <w:rsid w:val="008347A3"/>
    <w:rsid w:val="00842CFC"/>
    <w:rsid w:val="008513B5"/>
    <w:rsid w:val="00851D6D"/>
    <w:rsid w:val="0085227B"/>
    <w:rsid w:val="0086232A"/>
    <w:rsid w:val="008643EE"/>
    <w:rsid w:val="008657B1"/>
    <w:rsid w:val="00867C79"/>
    <w:rsid w:val="008733B8"/>
    <w:rsid w:val="0087363F"/>
    <w:rsid w:val="0089189E"/>
    <w:rsid w:val="00891CB2"/>
    <w:rsid w:val="00896B56"/>
    <w:rsid w:val="00896DAA"/>
    <w:rsid w:val="008A1543"/>
    <w:rsid w:val="008A3A26"/>
    <w:rsid w:val="008A4B16"/>
    <w:rsid w:val="008B2992"/>
    <w:rsid w:val="008B5F5D"/>
    <w:rsid w:val="008B623A"/>
    <w:rsid w:val="008C0DFD"/>
    <w:rsid w:val="008C259D"/>
    <w:rsid w:val="008C4C31"/>
    <w:rsid w:val="008C5109"/>
    <w:rsid w:val="008C666E"/>
    <w:rsid w:val="008D0C1F"/>
    <w:rsid w:val="008D456A"/>
    <w:rsid w:val="008D6195"/>
    <w:rsid w:val="008E35DD"/>
    <w:rsid w:val="008E40BD"/>
    <w:rsid w:val="008E6951"/>
    <w:rsid w:val="008F2290"/>
    <w:rsid w:val="008F5184"/>
    <w:rsid w:val="008F6F1F"/>
    <w:rsid w:val="00910671"/>
    <w:rsid w:val="00913AB8"/>
    <w:rsid w:val="00931190"/>
    <w:rsid w:val="00931F1A"/>
    <w:rsid w:val="0095082E"/>
    <w:rsid w:val="00953449"/>
    <w:rsid w:val="00954C0B"/>
    <w:rsid w:val="00955BB8"/>
    <w:rsid w:val="009569DB"/>
    <w:rsid w:val="00957B45"/>
    <w:rsid w:val="00961DAE"/>
    <w:rsid w:val="00963D6F"/>
    <w:rsid w:val="0096418B"/>
    <w:rsid w:val="00964420"/>
    <w:rsid w:val="00973F58"/>
    <w:rsid w:val="00983149"/>
    <w:rsid w:val="00991549"/>
    <w:rsid w:val="00992700"/>
    <w:rsid w:val="0099430B"/>
    <w:rsid w:val="009A1887"/>
    <w:rsid w:val="009A35C1"/>
    <w:rsid w:val="009A4120"/>
    <w:rsid w:val="009A4F91"/>
    <w:rsid w:val="009B230C"/>
    <w:rsid w:val="009B597B"/>
    <w:rsid w:val="009B7000"/>
    <w:rsid w:val="009B781C"/>
    <w:rsid w:val="009C2BF4"/>
    <w:rsid w:val="009C32AA"/>
    <w:rsid w:val="009C6748"/>
    <w:rsid w:val="009D5C35"/>
    <w:rsid w:val="009E257D"/>
    <w:rsid w:val="009E76AE"/>
    <w:rsid w:val="009E7D37"/>
    <w:rsid w:val="00A06571"/>
    <w:rsid w:val="00A11820"/>
    <w:rsid w:val="00A1628B"/>
    <w:rsid w:val="00A41A1A"/>
    <w:rsid w:val="00A4353E"/>
    <w:rsid w:val="00A437C9"/>
    <w:rsid w:val="00A52BA2"/>
    <w:rsid w:val="00A53E11"/>
    <w:rsid w:val="00A554F7"/>
    <w:rsid w:val="00A60E0A"/>
    <w:rsid w:val="00A64039"/>
    <w:rsid w:val="00A67259"/>
    <w:rsid w:val="00A67DEB"/>
    <w:rsid w:val="00A67EE7"/>
    <w:rsid w:val="00A74403"/>
    <w:rsid w:val="00A779D7"/>
    <w:rsid w:val="00A80104"/>
    <w:rsid w:val="00A8447A"/>
    <w:rsid w:val="00A8481E"/>
    <w:rsid w:val="00A84965"/>
    <w:rsid w:val="00A85BB1"/>
    <w:rsid w:val="00A90452"/>
    <w:rsid w:val="00A90A25"/>
    <w:rsid w:val="00A91647"/>
    <w:rsid w:val="00A920D7"/>
    <w:rsid w:val="00A970EC"/>
    <w:rsid w:val="00A97575"/>
    <w:rsid w:val="00AA0F1F"/>
    <w:rsid w:val="00AA288D"/>
    <w:rsid w:val="00AA45AE"/>
    <w:rsid w:val="00AB50E9"/>
    <w:rsid w:val="00AC0261"/>
    <w:rsid w:val="00AC0DB6"/>
    <w:rsid w:val="00AC509F"/>
    <w:rsid w:val="00AD218E"/>
    <w:rsid w:val="00AD2C12"/>
    <w:rsid w:val="00AD62C6"/>
    <w:rsid w:val="00AD66BB"/>
    <w:rsid w:val="00AD6C6C"/>
    <w:rsid w:val="00AD7406"/>
    <w:rsid w:val="00AD752A"/>
    <w:rsid w:val="00AE3E72"/>
    <w:rsid w:val="00AE4C31"/>
    <w:rsid w:val="00AE6948"/>
    <w:rsid w:val="00AE7343"/>
    <w:rsid w:val="00AF4F77"/>
    <w:rsid w:val="00B04055"/>
    <w:rsid w:val="00B16343"/>
    <w:rsid w:val="00B21EA6"/>
    <w:rsid w:val="00B23C3C"/>
    <w:rsid w:val="00B269A5"/>
    <w:rsid w:val="00B27EBD"/>
    <w:rsid w:val="00B32DE4"/>
    <w:rsid w:val="00B33ABF"/>
    <w:rsid w:val="00B36BFD"/>
    <w:rsid w:val="00B37DB5"/>
    <w:rsid w:val="00B41E54"/>
    <w:rsid w:val="00B4659A"/>
    <w:rsid w:val="00B4CEC1"/>
    <w:rsid w:val="00B538B0"/>
    <w:rsid w:val="00B54293"/>
    <w:rsid w:val="00B603B0"/>
    <w:rsid w:val="00B6458B"/>
    <w:rsid w:val="00B6780E"/>
    <w:rsid w:val="00B67E1A"/>
    <w:rsid w:val="00B705CC"/>
    <w:rsid w:val="00B76957"/>
    <w:rsid w:val="00B775A0"/>
    <w:rsid w:val="00B8010C"/>
    <w:rsid w:val="00B8085C"/>
    <w:rsid w:val="00B82B8A"/>
    <w:rsid w:val="00B85DAF"/>
    <w:rsid w:val="00B927F5"/>
    <w:rsid w:val="00B94001"/>
    <w:rsid w:val="00B94B14"/>
    <w:rsid w:val="00B94FC7"/>
    <w:rsid w:val="00B97267"/>
    <w:rsid w:val="00BA1396"/>
    <w:rsid w:val="00BA280E"/>
    <w:rsid w:val="00BA2BFA"/>
    <w:rsid w:val="00BA3083"/>
    <w:rsid w:val="00BA3108"/>
    <w:rsid w:val="00BA5940"/>
    <w:rsid w:val="00BA6288"/>
    <w:rsid w:val="00BA6AF6"/>
    <w:rsid w:val="00BB17E8"/>
    <w:rsid w:val="00BB223D"/>
    <w:rsid w:val="00BB7FD2"/>
    <w:rsid w:val="00BC1033"/>
    <w:rsid w:val="00BD6544"/>
    <w:rsid w:val="00BE3BCD"/>
    <w:rsid w:val="00BF0BB9"/>
    <w:rsid w:val="00BF1DC1"/>
    <w:rsid w:val="00BF3015"/>
    <w:rsid w:val="00BF5BF6"/>
    <w:rsid w:val="00BF6B28"/>
    <w:rsid w:val="00C02BFA"/>
    <w:rsid w:val="00C0439B"/>
    <w:rsid w:val="00C043A5"/>
    <w:rsid w:val="00C07E78"/>
    <w:rsid w:val="00C11826"/>
    <w:rsid w:val="00C13A28"/>
    <w:rsid w:val="00C16317"/>
    <w:rsid w:val="00C17A37"/>
    <w:rsid w:val="00C220BF"/>
    <w:rsid w:val="00C247DA"/>
    <w:rsid w:val="00C27ECC"/>
    <w:rsid w:val="00C30370"/>
    <w:rsid w:val="00C3092C"/>
    <w:rsid w:val="00C367B0"/>
    <w:rsid w:val="00C40C21"/>
    <w:rsid w:val="00C417ED"/>
    <w:rsid w:val="00C42527"/>
    <w:rsid w:val="00C44899"/>
    <w:rsid w:val="00C45880"/>
    <w:rsid w:val="00C466FC"/>
    <w:rsid w:val="00C478EC"/>
    <w:rsid w:val="00C51254"/>
    <w:rsid w:val="00C51261"/>
    <w:rsid w:val="00C565C7"/>
    <w:rsid w:val="00C57432"/>
    <w:rsid w:val="00C60B67"/>
    <w:rsid w:val="00C62B94"/>
    <w:rsid w:val="00C6317C"/>
    <w:rsid w:val="00C63482"/>
    <w:rsid w:val="00C64798"/>
    <w:rsid w:val="00C65BE7"/>
    <w:rsid w:val="00C6675B"/>
    <w:rsid w:val="00C667E4"/>
    <w:rsid w:val="00C66A42"/>
    <w:rsid w:val="00C703C0"/>
    <w:rsid w:val="00C741FB"/>
    <w:rsid w:val="00C76B84"/>
    <w:rsid w:val="00C77CB0"/>
    <w:rsid w:val="00C86460"/>
    <w:rsid w:val="00C901C7"/>
    <w:rsid w:val="00C90F4E"/>
    <w:rsid w:val="00C929A4"/>
    <w:rsid w:val="00C95768"/>
    <w:rsid w:val="00CA19E4"/>
    <w:rsid w:val="00CA2375"/>
    <w:rsid w:val="00CA44CD"/>
    <w:rsid w:val="00CA4AB7"/>
    <w:rsid w:val="00CA5C2D"/>
    <w:rsid w:val="00CA62EC"/>
    <w:rsid w:val="00CB01E4"/>
    <w:rsid w:val="00CB0235"/>
    <w:rsid w:val="00CB08F6"/>
    <w:rsid w:val="00CB3318"/>
    <w:rsid w:val="00CB4BB2"/>
    <w:rsid w:val="00CC31AE"/>
    <w:rsid w:val="00CC3DDE"/>
    <w:rsid w:val="00CC7CDB"/>
    <w:rsid w:val="00CD0F87"/>
    <w:rsid w:val="00CD4A99"/>
    <w:rsid w:val="00CD6336"/>
    <w:rsid w:val="00CE5A6B"/>
    <w:rsid w:val="00CF1F91"/>
    <w:rsid w:val="00CF61DF"/>
    <w:rsid w:val="00CF6EC5"/>
    <w:rsid w:val="00D0055C"/>
    <w:rsid w:val="00D01121"/>
    <w:rsid w:val="00D066D4"/>
    <w:rsid w:val="00D16582"/>
    <w:rsid w:val="00D22322"/>
    <w:rsid w:val="00D323E6"/>
    <w:rsid w:val="00D342F2"/>
    <w:rsid w:val="00D36797"/>
    <w:rsid w:val="00D40A7E"/>
    <w:rsid w:val="00D43E35"/>
    <w:rsid w:val="00D549D3"/>
    <w:rsid w:val="00D577AB"/>
    <w:rsid w:val="00D61FBB"/>
    <w:rsid w:val="00D6430E"/>
    <w:rsid w:val="00D66201"/>
    <w:rsid w:val="00D66B7B"/>
    <w:rsid w:val="00D70334"/>
    <w:rsid w:val="00D70F17"/>
    <w:rsid w:val="00D876B1"/>
    <w:rsid w:val="00D9554D"/>
    <w:rsid w:val="00D9740E"/>
    <w:rsid w:val="00DA0193"/>
    <w:rsid w:val="00DA5303"/>
    <w:rsid w:val="00DB0C33"/>
    <w:rsid w:val="00DB220B"/>
    <w:rsid w:val="00DB2465"/>
    <w:rsid w:val="00DB38CE"/>
    <w:rsid w:val="00DB3A81"/>
    <w:rsid w:val="00DB40A3"/>
    <w:rsid w:val="00DB4DFB"/>
    <w:rsid w:val="00DC23E3"/>
    <w:rsid w:val="00DC6A45"/>
    <w:rsid w:val="00DC7E45"/>
    <w:rsid w:val="00DD14D7"/>
    <w:rsid w:val="00DD243D"/>
    <w:rsid w:val="00DD4CFB"/>
    <w:rsid w:val="00DE1F89"/>
    <w:rsid w:val="00DE2A16"/>
    <w:rsid w:val="00DE5AA8"/>
    <w:rsid w:val="00DE5C6C"/>
    <w:rsid w:val="00DF1541"/>
    <w:rsid w:val="00DF2B80"/>
    <w:rsid w:val="00DF3B53"/>
    <w:rsid w:val="00DF7D96"/>
    <w:rsid w:val="00E015CF"/>
    <w:rsid w:val="00E0664C"/>
    <w:rsid w:val="00E0676B"/>
    <w:rsid w:val="00E0760F"/>
    <w:rsid w:val="00E10639"/>
    <w:rsid w:val="00E1513E"/>
    <w:rsid w:val="00E208A4"/>
    <w:rsid w:val="00E21D2B"/>
    <w:rsid w:val="00E2408A"/>
    <w:rsid w:val="00E30B00"/>
    <w:rsid w:val="00E33438"/>
    <w:rsid w:val="00E33AC6"/>
    <w:rsid w:val="00E33B31"/>
    <w:rsid w:val="00E341ED"/>
    <w:rsid w:val="00E34B83"/>
    <w:rsid w:val="00E3639F"/>
    <w:rsid w:val="00E472E1"/>
    <w:rsid w:val="00E503F1"/>
    <w:rsid w:val="00E5538E"/>
    <w:rsid w:val="00E64386"/>
    <w:rsid w:val="00E64599"/>
    <w:rsid w:val="00E65933"/>
    <w:rsid w:val="00E66542"/>
    <w:rsid w:val="00E70634"/>
    <w:rsid w:val="00E70993"/>
    <w:rsid w:val="00E72B9D"/>
    <w:rsid w:val="00E736A2"/>
    <w:rsid w:val="00E74B9B"/>
    <w:rsid w:val="00E82263"/>
    <w:rsid w:val="00E836AC"/>
    <w:rsid w:val="00E875AE"/>
    <w:rsid w:val="00E87B7A"/>
    <w:rsid w:val="00E96506"/>
    <w:rsid w:val="00EA3AB7"/>
    <w:rsid w:val="00EB1CAA"/>
    <w:rsid w:val="00EB301A"/>
    <w:rsid w:val="00EB4844"/>
    <w:rsid w:val="00EB669B"/>
    <w:rsid w:val="00EC3162"/>
    <w:rsid w:val="00ED3FBD"/>
    <w:rsid w:val="00ED5480"/>
    <w:rsid w:val="00ED7C9A"/>
    <w:rsid w:val="00EE14B4"/>
    <w:rsid w:val="00EE2D2B"/>
    <w:rsid w:val="00EE5105"/>
    <w:rsid w:val="00EE6C87"/>
    <w:rsid w:val="00EF2571"/>
    <w:rsid w:val="00EF2BC8"/>
    <w:rsid w:val="00F02661"/>
    <w:rsid w:val="00F03145"/>
    <w:rsid w:val="00F03C67"/>
    <w:rsid w:val="00F10321"/>
    <w:rsid w:val="00F1377A"/>
    <w:rsid w:val="00F1476A"/>
    <w:rsid w:val="00F14DBE"/>
    <w:rsid w:val="00F1758B"/>
    <w:rsid w:val="00F20C0B"/>
    <w:rsid w:val="00F23BB9"/>
    <w:rsid w:val="00F26ACF"/>
    <w:rsid w:val="00F32576"/>
    <w:rsid w:val="00F32FE8"/>
    <w:rsid w:val="00F42664"/>
    <w:rsid w:val="00F43916"/>
    <w:rsid w:val="00F510D9"/>
    <w:rsid w:val="00F515B1"/>
    <w:rsid w:val="00F51D54"/>
    <w:rsid w:val="00F5202F"/>
    <w:rsid w:val="00F54308"/>
    <w:rsid w:val="00F57172"/>
    <w:rsid w:val="00F70393"/>
    <w:rsid w:val="00F70A7E"/>
    <w:rsid w:val="00F75D0D"/>
    <w:rsid w:val="00F77A52"/>
    <w:rsid w:val="00F811A0"/>
    <w:rsid w:val="00F8770A"/>
    <w:rsid w:val="00F87D37"/>
    <w:rsid w:val="00F965F5"/>
    <w:rsid w:val="00FA03CE"/>
    <w:rsid w:val="00FA602F"/>
    <w:rsid w:val="00FB6271"/>
    <w:rsid w:val="00FC3330"/>
    <w:rsid w:val="00FC5881"/>
    <w:rsid w:val="00FD2459"/>
    <w:rsid w:val="00FF074F"/>
    <w:rsid w:val="00FF0CDC"/>
    <w:rsid w:val="00FF2539"/>
    <w:rsid w:val="00FF44B1"/>
    <w:rsid w:val="016680D7"/>
    <w:rsid w:val="01AB7775"/>
    <w:rsid w:val="01BC0232"/>
    <w:rsid w:val="01F7BF49"/>
    <w:rsid w:val="027AA847"/>
    <w:rsid w:val="034A155B"/>
    <w:rsid w:val="0357D293"/>
    <w:rsid w:val="03A4799F"/>
    <w:rsid w:val="03B24C2C"/>
    <w:rsid w:val="03F45D09"/>
    <w:rsid w:val="03FA9218"/>
    <w:rsid w:val="041678A8"/>
    <w:rsid w:val="046B93F9"/>
    <w:rsid w:val="049E2199"/>
    <w:rsid w:val="05EFD4A3"/>
    <w:rsid w:val="06D1B96F"/>
    <w:rsid w:val="07010E80"/>
    <w:rsid w:val="07895FDC"/>
    <w:rsid w:val="0799E7E2"/>
    <w:rsid w:val="07C5C4BF"/>
    <w:rsid w:val="0877EAC2"/>
    <w:rsid w:val="08C7CE2C"/>
    <w:rsid w:val="08E19007"/>
    <w:rsid w:val="092BEC01"/>
    <w:rsid w:val="0940CBFC"/>
    <w:rsid w:val="0965C229"/>
    <w:rsid w:val="0A26A0E9"/>
    <w:rsid w:val="0A499211"/>
    <w:rsid w:val="0A6471A0"/>
    <w:rsid w:val="0AB1EE60"/>
    <w:rsid w:val="0BC69786"/>
    <w:rsid w:val="0BE9A864"/>
    <w:rsid w:val="0BF0CE65"/>
    <w:rsid w:val="0BFF6EEE"/>
    <w:rsid w:val="0C0DCCAC"/>
    <w:rsid w:val="0C9B60F1"/>
    <w:rsid w:val="0CF5F3EA"/>
    <w:rsid w:val="0D1C3354"/>
    <w:rsid w:val="0D8216F2"/>
    <w:rsid w:val="0EB057F8"/>
    <w:rsid w:val="0EB3A2A0"/>
    <w:rsid w:val="0FA7708A"/>
    <w:rsid w:val="0FD3796D"/>
    <w:rsid w:val="0FFA5DB0"/>
    <w:rsid w:val="10AA761C"/>
    <w:rsid w:val="10D2E011"/>
    <w:rsid w:val="11542AF6"/>
    <w:rsid w:val="11A568DA"/>
    <w:rsid w:val="11C0217B"/>
    <w:rsid w:val="1293766D"/>
    <w:rsid w:val="13AD4CCB"/>
    <w:rsid w:val="13CEE2C8"/>
    <w:rsid w:val="13EDD0F8"/>
    <w:rsid w:val="14840103"/>
    <w:rsid w:val="14B36E83"/>
    <w:rsid w:val="14BBC203"/>
    <w:rsid w:val="155ED5F0"/>
    <w:rsid w:val="15926CC9"/>
    <w:rsid w:val="16291ADA"/>
    <w:rsid w:val="16D915CE"/>
    <w:rsid w:val="172478D4"/>
    <w:rsid w:val="173F8BFC"/>
    <w:rsid w:val="17FCE7A2"/>
    <w:rsid w:val="1868AF91"/>
    <w:rsid w:val="1AAF491B"/>
    <w:rsid w:val="1ABF9988"/>
    <w:rsid w:val="1B024E74"/>
    <w:rsid w:val="1B8D1BD5"/>
    <w:rsid w:val="1C247AE6"/>
    <w:rsid w:val="1C30D34A"/>
    <w:rsid w:val="1C42418C"/>
    <w:rsid w:val="1C74EA26"/>
    <w:rsid w:val="1D3FEA43"/>
    <w:rsid w:val="1D8646E4"/>
    <w:rsid w:val="1DCA54EA"/>
    <w:rsid w:val="1DD4ADA8"/>
    <w:rsid w:val="1E07ABBE"/>
    <w:rsid w:val="1E19C2B9"/>
    <w:rsid w:val="1F17D580"/>
    <w:rsid w:val="205466EB"/>
    <w:rsid w:val="2121DD43"/>
    <w:rsid w:val="212E10C3"/>
    <w:rsid w:val="21597AAE"/>
    <w:rsid w:val="21C8E263"/>
    <w:rsid w:val="21D07FB3"/>
    <w:rsid w:val="21E2BEBC"/>
    <w:rsid w:val="23301EA7"/>
    <w:rsid w:val="244A53B8"/>
    <w:rsid w:val="24AA58B6"/>
    <w:rsid w:val="25BD5540"/>
    <w:rsid w:val="25C619A6"/>
    <w:rsid w:val="25D17B55"/>
    <w:rsid w:val="25DA180A"/>
    <w:rsid w:val="25FA501B"/>
    <w:rsid w:val="263854C3"/>
    <w:rsid w:val="26A53F1B"/>
    <w:rsid w:val="26E5BEB5"/>
    <w:rsid w:val="27C40849"/>
    <w:rsid w:val="28E31757"/>
    <w:rsid w:val="296604A5"/>
    <w:rsid w:val="2993124B"/>
    <w:rsid w:val="29B587F9"/>
    <w:rsid w:val="2A91FE56"/>
    <w:rsid w:val="2B4424F3"/>
    <w:rsid w:val="2B71B65E"/>
    <w:rsid w:val="2CBE7735"/>
    <w:rsid w:val="2D08083A"/>
    <w:rsid w:val="2D20BE5E"/>
    <w:rsid w:val="2E7FABCB"/>
    <w:rsid w:val="2E912213"/>
    <w:rsid w:val="2F727978"/>
    <w:rsid w:val="2FFB0A1D"/>
    <w:rsid w:val="3003CE83"/>
    <w:rsid w:val="30587C9C"/>
    <w:rsid w:val="3071623E"/>
    <w:rsid w:val="30B3D649"/>
    <w:rsid w:val="30B3FFEF"/>
    <w:rsid w:val="315466A4"/>
    <w:rsid w:val="321F996C"/>
    <w:rsid w:val="323DE515"/>
    <w:rsid w:val="32BA3592"/>
    <w:rsid w:val="3339F491"/>
    <w:rsid w:val="3361AE31"/>
    <w:rsid w:val="33841560"/>
    <w:rsid w:val="339F9BC1"/>
    <w:rsid w:val="34135913"/>
    <w:rsid w:val="34A85736"/>
    <w:rsid w:val="356D642E"/>
    <w:rsid w:val="35924E53"/>
    <w:rsid w:val="35C6EE8A"/>
    <w:rsid w:val="36719553"/>
    <w:rsid w:val="36C7F6B9"/>
    <w:rsid w:val="37289E11"/>
    <w:rsid w:val="3735BF7B"/>
    <w:rsid w:val="376E9050"/>
    <w:rsid w:val="37CF6A1D"/>
    <w:rsid w:val="37D929B3"/>
    <w:rsid w:val="380D65B4"/>
    <w:rsid w:val="3945676C"/>
    <w:rsid w:val="3983B5DF"/>
    <w:rsid w:val="39E5B462"/>
    <w:rsid w:val="3A1182F4"/>
    <w:rsid w:val="3A37B71E"/>
    <w:rsid w:val="3A552A03"/>
    <w:rsid w:val="3A6CE151"/>
    <w:rsid w:val="3A6D603D"/>
    <w:rsid w:val="3A9F9789"/>
    <w:rsid w:val="3BAD5355"/>
    <w:rsid w:val="3BC5B169"/>
    <w:rsid w:val="3C1776B6"/>
    <w:rsid w:val="3C268C4E"/>
    <w:rsid w:val="3C41D99A"/>
    <w:rsid w:val="3C719611"/>
    <w:rsid w:val="3D09BBD3"/>
    <w:rsid w:val="3D6F57E0"/>
    <w:rsid w:val="3DB46A7D"/>
    <w:rsid w:val="3DBCFC46"/>
    <w:rsid w:val="3DCD55EB"/>
    <w:rsid w:val="3DE3B078"/>
    <w:rsid w:val="3DEF92CB"/>
    <w:rsid w:val="3DFA1D38"/>
    <w:rsid w:val="3E455F4B"/>
    <w:rsid w:val="3E68E5E2"/>
    <w:rsid w:val="3F31BFA4"/>
    <w:rsid w:val="3F4F17DA"/>
    <w:rsid w:val="3F712FDF"/>
    <w:rsid w:val="3F7F4033"/>
    <w:rsid w:val="3FA63F3B"/>
    <w:rsid w:val="3FABFDD0"/>
    <w:rsid w:val="3FC39259"/>
    <w:rsid w:val="40142E95"/>
    <w:rsid w:val="40349453"/>
    <w:rsid w:val="4064F66C"/>
    <w:rsid w:val="409A5F0E"/>
    <w:rsid w:val="40F3122F"/>
    <w:rsid w:val="414220B8"/>
    <w:rsid w:val="414AFFC5"/>
    <w:rsid w:val="41594702"/>
    <w:rsid w:val="41A35D5D"/>
    <w:rsid w:val="42081412"/>
    <w:rsid w:val="422CFB01"/>
    <w:rsid w:val="427E0D1A"/>
    <w:rsid w:val="42891581"/>
    <w:rsid w:val="42A829CF"/>
    <w:rsid w:val="42D33F78"/>
    <w:rsid w:val="42EAF35B"/>
    <w:rsid w:val="42FDFA18"/>
    <w:rsid w:val="432A9825"/>
    <w:rsid w:val="436C8EF0"/>
    <w:rsid w:val="437A7B8F"/>
    <w:rsid w:val="442AB2F1"/>
    <w:rsid w:val="44FBA55B"/>
    <w:rsid w:val="450A3085"/>
    <w:rsid w:val="4518690A"/>
    <w:rsid w:val="453442B7"/>
    <w:rsid w:val="45DEAE40"/>
    <w:rsid w:val="4626CD77"/>
    <w:rsid w:val="46A99AC1"/>
    <w:rsid w:val="473D581B"/>
    <w:rsid w:val="4834D0B1"/>
    <w:rsid w:val="4881DB8B"/>
    <w:rsid w:val="4B605248"/>
    <w:rsid w:val="4BFC7F50"/>
    <w:rsid w:val="4F951F38"/>
    <w:rsid w:val="504DE0F9"/>
    <w:rsid w:val="5209F79C"/>
    <w:rsid w:val="5275BA4E"/>
    <w:rsid w:val="5280C07E"/>
    <w:rsid w:val="529444D8"/>
    <w:rsid w:val="529D2F60"/>
    <w:rsid w:val="52FAEC6C"/>
    <w:rsid w:val="53B0CD61"/>
    <w:rsid w:val="543253D3"/>
    <w:rsid w:val="5440D6BB"/>
    <w:rsid w:val="5469BBB7"/>
    <w:rsid w:val="547F41E5"/>
    <w:rsid w:val="5583A837"/>
    <w:rsid w:val="55B4FBD7"/>
    <w:rsid w:val="56390B61"/>
    <w:rsid w:val="56E81668"/>
    <w:rsid w:val="574B1B34"/>
    <w:rsid w:val="57E4584D"/>
    <w:rsid w:val="581BD881"/>
    <w:rsid w:val="5893F410"/>
    <w:rsid w:val="58EEC7A8"/>
    <w:rsid w:val="593EAB12"/>
    <w:rsid w:val="59B4FF42"/>
    <w:rsid w:val="5A0ECE80"/>
    <w:rsid w:val="5B13DB04"/>
    <w:rsid w:val="5B268AA8"/>
    <w:rsid w:val="5CD0C173"/>
    <w:rsid w:val="5D7C8E87"/>
    <w:rsid w:val="5DC00DBC"/>
    <w:rsid w:val="5E57D276"/>
    <w:rsid w:val="5E976841"/>
    <w:rsid w:val="5F44E0CF"/>
    <w:rsid w:val="5FADEC96"/>
    <w:rsid w:val="5FE7812C"/>
    <w:rsid w:val="5FF3A2D7"/>
    <w:rsid w:val="600ADCF2"/>
    <w:rsid w:val="606ED6AD"/>
    <w:rsid w:val="6119C338"/>
    <w:rsid w:val="6149BCF7"/>
    <w:rsid w:val="61F8C5EF"/>
    <w:rsid w:val="627D5119"/>
    <w:rsid w:val="62B46A6A"/>
    <w:rsid w:val="62C317AA"/>
    <w:rsid w:val="62EAD14A"/>
    <w:rsid w:val="63343C79"/>
    <w:rsid w:val="63704BCB"/>
    <w:rsid w:val="641293D6"/>
    <w:rsid w:val="64CA69AA"/>
    <w:rsid w:val="66033A4D"/>
    <w:rsid w:val="66CD7ADB"/>
    <w:rsid w:val="671D16B4"/>
    <w:rsid w:val="6860C035"/>
    <w:rsid w:val="6861EC2B"/>
    <w:rsid w:val="686E8A08"/>
    <w:rsid w:val="699BFDD6"/>
    <w:rsid w:val="69EC5040"/>
    <w:rsid w:val="69F68356"/>
    <w:rsid w:val="6A0A5A69"/>
    <w:rsid w:val="6A7E5211"/>
    <w:rsid w:val="6AB50132"/>
    <w:rsid w:val="6AC324CE"/>
    <w:rsid w:val="6AC7E0B4"/>
    <w:rsid w:val="6B93BEEE"/>
    <w:rsid w:val="6CAE78AA"/>
    <w:rsid w:val="6CF87AF9"/>
    <w:rsid w:val="6D41FB2B"/>
    <w:rsid w:val="6D93A30F"/>
    <w:rsid w:val="6E8D57B1"/>
    <w:rsid w:val="6E944B5A"/>
    <w:rsid w:val="6EA070ED"/>
    <w:rsid w:val="6F11CD34"/>
    <w:rsid w:val="6F25EC05"/>
    <w:rsid w:val="6FEE1985"/>
    <w:rsid w:val="700D68F8"/>
    <w:rsid w:val="70C4FE33"/>
    <w:rsid w:val="70CB43D1"/>
    <w:rsid w:val="7178982B"/>
    <w:rsid w:val="7190781B"/>
    <w:rsid w:val="719C6AD4"/>
    <w:rsid w:val="72729483"/>
    <w:rsid w:val="72A1549D"/>
    <w:rsid w:val="732C53AC"/>
    <w:rsid w:val="73E358AA"/>
    <w:rsid w:val="74832741"/>
    <w:rsid w:val="7491288F"/>
    <w:rsid w:val="74EA6481"/>
    <w:rsid w:val="76E18AD2"/>
    <w:rsid w:val="778515A2"/>
    <w:rsid w:val="77902D42"/>
    <w:rsid w:val="787FFD7B"/>
    <w:rsid w:val="7883B8DF"/>
    <w:rsid w:val="7891E5B4"/>
    <w:rsid w:val="78FE599F"/>
    <w:rsid w:val="790DB696"/>
    <w:rsid w:val="797870C5"/>
    <w:rsid w:val="79B129C6"/>
    <w:rsid w:val="79CA18A9"/>
    <w:rsid w:val="79F4C445"/>
    <w:rsid w:val="7A61C0EA"/>
    <w:rsid w:val="7AD4973A"/>
    <w:rsid w:val="7BB7F727"/>
    <w:rsid w:val="7C1E80F4"/>
    <w:rsid w:val="7D729184"/>
    <w:rsid w:val="7D9FE1B4"/>
    <w:rsid w:val="7E242564"/>
    <w:rsid w:val="7E2EE014"/>
    <w:rsid w:val="7E52AAE1"/>
    <w:rsid w:val="7EB84605"/>
    <w:rsid w:val="7EEE1309"/>
    <w:rsid w:val="7EF076F2"/>
    <w:rsid w:val="7EF38B63"/>
    <w:rsid w:val="7F09683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F88B2"/>
  <w15:chartTrackingRefBased/>
  <w15:docId w15:val="{367BDCB9-3B27-48AF-93C8-15A89A10A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A37"/>
    <w:pPr>
      <w:spacing w:before="240" w:after="240" w:line="264" w:lineRule="auto"/>
      <w:ind w:left="720"/>
    </w:pPr>
    <w:rPr>
      <w:rFonts w:ascii="Calibri Light" w:eastAsiaTheme="minorEastAsia" w:hAnsi="Calibri Light" w:cs="Times New Roman"/>
      <w:sz w:val="24"/>
      <w:szCs w:val="24"/>
      <w:lang w:val="en-US" w:eastAsia="en-US"/>
    </w:rPr>
  </w:style>
  <w:style w:type="paragraph" w:styleId="Heading1">
    <w:name w:val="heading 1"/>
    <w:next w:val="BodyText"/>
    <w:link w:val="Heading1Char"/>
    <w:uiPriority w:val="99"/>
    <w:qFormat/>
    <w:rsid w:val="00476A37"/>
    <w:pPr>
      <w:keepNext/>
      <w:tabs>
        <w:tab w:val="num" w:pos="720"/>
      </w:tabs>
      <w:spacing w:before="60" w:after="60" w:line="240" w:lineRule="auto"/>
      <w:outlineLvl w:val="0"/>
    </w:pPr>
    <w:rPr>
      <w:rFonts w:ascii="Calibri Light" w:eastAsia="Times New Roman" w:hAnsi="Calibri Light" w:cs="Arial"/>
      <w:b/>
      <w:bCs/>
      <w:color w:val="00405A"/>
      <w:kern w:val="32"/>
      <w:sz w:val="60"/>
      <w:szCs w:val="36"/>
      <w:lang w:val="fr-CA" w:eastAsia="en-US"/>
    </w:rPr>
  </w:style>
  <w:style w:type="paragraph" w:styleId="Heading2">
    <w:name w:val="heading 2"/>
    <w:basedOn w:val="Normal"/>
    <w:next w:val="Normal"/>
    <w:link w:val="Heading2Char"/>
    <w:uiPriority w:val="99"/>
    <w:unhideWhenUsed/>
    <w:qFormat/>
    <w:rsid w:val="00476A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476A37"/>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9"/>
    <w:unhideWhenUsed/>
    <w:qFormat/>
    <w:rsid w:val="00553E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6403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rsid w:val="00EE5105"/>
    <w:pPr>
      <w:keepNext/>
      <w:keepLines/>
      <w:spacing w:before="40" w:after="0"/>
      <w:ind w:left="0"/>
      <w:outlineLvl w:val="5"/>
    </w:pPr>
    <w:rPr>
      <w:rFonts w:asciiTheme="majorHAnsi" w:eastAsiaTheme="majorEastAsia" w:hAnsiTheme="majorHAnsi" w:cstheme="majorBidi"/>
      <w:color w:val="1F4D78" w:themeColor="accent1" w:themeShade="7F"/>
      <w:szCs w:val="20"/>
    </w:rPr>
  </w:style>
  <w:style w:type="paragraph" w:styleId="Heading7">
    <w:name w:val="heading 7"/>
    <w:basedOn w:val="Normal"/>
    <w:next w:val="Normal"/>
    <w:link w:val="Heading7Char"/>
    <w:uiPriority w:val="9"/>
    <w:unhideWhenUsed/>
    <w:qFormat/>
    <w:rsid w:val="00EE5105"/>
    <w:pPr>
      <w:keepNext/>
      <w:keepLines/>
      <w:spacing w:before="40" w:after="0"/>
      <w:ind w:left="0"/>
      <w:outlineLvl w:val="6"/>
    </w:pPr>
    <w:rPr>
      <w:rFonts w:asciiTheme="majorHAnsi" w:eastAsiaTheme="majorEastAsia" w:hAnsiTheme="majorHAnsi" w:cstheme="majorBidi"/>
      <w:i/>
      <w:iCs/>
      <w:color w:val="1F4D78" w:themeColor="accent1" w:themeShade="7F"/>
      <w:szCs w:val="20"/>
    </w:rPr>
  </w:style>
  <w:style w:type="paragraph" w:styleId="Heading8">
    <w:name w:val="heading 8"/>
    <w:basedOn w:val="Normal"/>
    <w:next w:val="Normal"/>
    <w:link w:val="Heading8Char"/>
    <w:uiPriority w:val="9"/>
    <w:unhideWhenUsed/>
    <w:qFormat/>
    <w:rsid w:val="00EE5105"/>
    <w:pPr>
      <w:keepNext/>
      <w:keepLines/>
      <w:spacing w:before="40" w:after="0"/>
      <w:ind w:left="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E5105"/>
    <w:pPr>
      <w:keepNext/>
      <w:keepLines/>
      <w:spacing w:before="40" w:after="0"/>
      <w:ind w:left="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76A37"/>
    <w:pPr>
      <w:spacing w:after="120"/>
    </w:pPr>
  </w:style>
  <w:style w:type="character" w:customStyle="1" w:styleId="BodyTextChar">
    <w:name w:val="Body Text Char"/>
    <w:basedOn w:val="DefaultParagraphFont"/>
    <w:link w:val="BodyText"/>
    <w:uiPriority w:val="99"/>
    <w:rsid w:val="00476A37"/>
  </w:style>
  <w:style w:type="character" w:customStyle="1" w:styleId="Heading1Char">
    <w:name w:val="Heading 1 Char"/>
    <w:basedOn w:val="DefaultParagraphFont"/>
    <w:link w:val="Heading1"/>
    <w:uiPriority w:val="99"/>
    <w:rsid w:val="00476A37"/>
    <w:rPr>
      <w:rFonts w:ascii="Calibri Light" w:eastAsia="Times New Roman" w:hAnsi="Calibri Light" w:cs="Arial"/>
      <w:b/>
      <w:bCs/>
      <w:color w:val="00405A"/>
      <w:kern w:val="32"/>
      <w:sz w:val="60"/>
      <w:szCs w:val="36"/>
      <w:lang w:val="fr-CA" w:eastAsia="en-US"/>
    </w:rPr>
  </w:style>
  <w:style w:type="character" w:customStyle="1" w:styleId="Heading2Char">
    <w:name w:val="Heading 2 Char"/>
    <w:basedOn w:val="DefaultParagraphFont"/>
    <w:link w:val="Heading2"/>
    <w:uiPriority w:val="99"/>
    <w:rsid w:val="00476A3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9"/>
    <w:rsid w:val="00476A3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9"/>
    <w:rsid w:val="00553EF3"/>
    <w:rPr>
      <w:rFonts w:asciiTheme="majorHAnsi" w:eastAsiaTheme="majorEastAsia" w:hAnsiTheme="majorHAnsi" w:cstheme="majorBidi"/>
      <w:i/>
      <w:iCs/>
      <w:color w:val="2E74B5" w:themeColor="accent1" w:themeShade="BF"/>
      <w:sz w:val="24"/>
      <w:szCs w:val="24"/>
      <w:lang w:val="en-US" w:eastAsia="en-US"/>
    </w:rPr>
  </w:style>
  <w:style w:type="character" w:customStyle="1" w:styleId="Heading5Char">
    <w:name w:val="Heading 5 Char"/>
    <w:basedOn w:val="DefaultParagraphFont"/>
    <w:link w:val="Heading5"/>
    <w:uiPriority w:val="9"/>
    <w:rsid w:val="00A64039"/>
    <w:rPr>
      <w:rFonts w:asciiTheme="majorHAnsi" w:eastAsiaTheme="majorEastAsia" w:hAnsiTheme="majorHAnsi" w:cstheme="majorBidi"/>
      <w:color w:val="2E74B5" w:themeColor="accent1" w:themeShade="BF"/>
      <w:sz w:val="24"/>
      <w:szCs w:val="24"/>
      <w:lang w:val="en-US" w:eastAsia="en-US"/>
    </w:rPr>
  </w:style>
  <w:style w:type="character" w:customStyle="1" w:styleId="Heading6Char">
    <w:name w:val="Heading 6 Char"/>
    <w:basedOn w:val="DefaultParagraphFont"/>
    <w:link w:val="Heading6"/>
    <w:uiPriority w:val="9"/>
    <w:semiHidden/>
    <w:rsid w:val="00EE5105"/>
    <w:rPr>
      <w:rFonts w:asciiTheme="majorHAnsi" w:eastAsiaTheme="majorEastAsia" w:hAnsiTheme="majorHAnsi" w:cstheme="majorBidi"/>
      <w:color w:val="1F4D78" w:themeColor="accent1" w:themeShade="7F"/>
      <w:sz w:val="24"/>
      <w:szCs w:val="20"/>
      <w:lang w:val="en-US" w:eastAsia="en-US"/>
    </w:rPr>
  </w:style>
  <w:style w:type="character" w:customStyle="1" w:styleId="Heading7Char">
    <w:name w:val="Heading 7 Char"/>
    <w:basedOn w:val="DefaultParagraphFont"/>
    <w:link w:val="Heading7"/>
    <w:uiPriority w:val="9"/>
    <w:rsid w:val="00EE5105"/>
    <w:rPr>
      <w:rFonts w:asciiTheme="majorHAnsi" w:eastAsiaTheme="majorEastAsia" w:hAnsiTheme="majorHAnsi" w:cstheme="majorBidi"/>
      <w:i/>
      <w:iCs/>
      <w:color w:val="1F4D78" w:themeColor="accent1" w:themeShade="7F"/>
      <w:sz w:val="24"/>
      <w:szCs w:val="20"/>
      <w:lang w:val="en-US" w:eastAsia="en-US"/>
    </w:rPr>
  </w:style>
  <w:style w:type="character" w:customStyle="1" w:styleId="Heading8Char">
    <w:name w:val="Heading 8 Char"/>
    <w:basedOn w:val="DefaultParagraphFont"/>
    <w:link w:val="Heading8"/>
    <w:uiPriority w:val="9"/>
    <w:rsid w:val="00EE5105"/>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rsid w:val="00EE5105"/>
    <w:rPr>
      <w:rFonts w:asciiTheme="majorHAnsi" w:eastAsiaTheme="majorEastAsia" w:hAnsiTheme="majorHAnsi" w:cstheme="majorBidi"/>
      <w:i/>
      <w:iCs/>
      <w:color w:val="272727" w:themeColor="text1" w:themeTint="D8"/>
      <w:sz w:val="21"/>
      <w:szCs w:val="21"/>
      <w:lang w:val="en-US" w:eastAsia="en-US"/>
    </w:rPr>
  </w:style>
  <w:style w:type="paragraph" w:styleId="BalloonText">
    <w:name w:val="Balloon Text"/>
    <w:basedOn w:val="Normal"/>
    <w:link w:val="BalloonTextChar"/>
    <w:uiPriority w:val="99"/>
    <w:semiHidden/>
    <w:unhideWhenUsed/>
    <w:rsid w:val="00476A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A37"/>
    <w:rPr>
      <w:rFonts w:ascii="Segoe UI" w:hAnsi="Segoe UI" w:cs="Segoe UI"/>
      <w:sz w:val="18"/>
      <w:szCs w:val="18"/>
    </w:rPr>
  </w:style>
  <w:style w:type="paragraph" w:styleId="Header">
    <w:name w:val="header"/>
    <w:basedOn w:val="Normal"/>
    <w:link w:val="HeaderChar"/>
    <w:uiPriority w:val="99"/>
    <w:unhideWhenUsed/>
    <w:rsid w:val="00476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A37"/>
  </w:style>
  <w:style w:type="paragraph" w:styleId="Footer">
    <w:name w:val="footer"/>
    <w:basedOn w:val="Normal"/>
    <w:link w:val="FooterChar"/>
    <w:uiPriority w:val="99"/>
    <w:unhideWhenUsed/>
    <w:rsid w:val="00476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A37"/>
  </w:style>
  <w:style w:type="character" w:styleId="Hyperlink">
    <w:name w:val="Hyperlink"/>
    <w:basedOn w:val="DefaultParagraphFont"/>
    <w:uiPriority w:val="99"/>
    <w:rsid w:val="00476A37"/>
    <w:rPr>
      <w:color w:val="00405A"/>
      <w:u w:val="single"/>
    </w:rPr>
  </w:style>
  <w:style w:type="paragraph" w:customStyle="1" w:styleId="Terms">
    <w:name w:val="Terms"/>
    <w:basedOn w:val="Normal"/>
    <w:link w:val="TermsChar"/>
    <w:qFormat/>
    <w:rsid w:val="00476A37"/>
    <w:pPr>
      <w:ind w:left="709"/>
    </w:pPr>
  </w:style>
  <w:style w:type="character" w:customStyle="1" w:styleId="TermsChar">
    <w:name w:val="Terms Char"/>
    <w:basedOn w:val="DefaultParagraphFont"/>
    <w:link w:val="Terms"/>
    <w:rsid w:val="00476A37"/>
    <w:rPr>
      <w:rFonts w:ascii="Calibri Light" w:eastAsiaTheme="minorEastAsia" w:hAnsi="Calibri Light" w:cs="Times New Roman"/>
      <w:sz w:val="24"/>
      <w:szCs w:val="24"/>
      <w:lang w:val="en-US" w:eastAsia="en-US"/>
    </w:rPr>
  </w:style>
  <w:style w:type="paragraph" w:customStyle="1" w:styleId="TableText">
    <w:name w:val="Table Text"/>
    <w:basedOn w:val="BodyText"/>
    <w:link w:val="TableTextChar"/>
    <w:qFormat/>
    <w:rsid w:val="00476A37"/>
    <w:pPr>
      <w:spacing w:before="120"/>
    </w:pPr>
    <w:rPr>
      <w:rFonts w:eastAsia="Times New Roman"/>
    </w:rPr>
  </w:style>
  <w:style w:type="character" w:customStyle="1" w:styleId="TableTextChar">
    <w:name w:val="Table Text Char"/>
    <w:basedOn w:val="BodyTextChar"/>
    <w:link w:val="TableText"/>
    <w:uiPriority w:val="99"/>
    <w:rsid w:val="00476A37"/>
    <w:rPr>
      <w:rFonts w:ascii="Calibri Light" w:eastAsia="Times New Roman" w:hAnsi="Calibri Light" w:cs="Times New Roman"/>
      <w:sz w:val="24"/>
      <w:lang w:eastAsia="en-US"/>
    </w:rPr>
  </w:style>
  <w:style w:type="table" w:styleId="TableGrid">
    <w:name w:val="Table Grid"/>
    <w:basedOn w:val="TableNormal"/>
    <w:uiPriority w:val="39"/>
    <w:rsid w:val="00476A37"/>
    <w:pPr>
      <w:spacing w:after="0" w:line="240" w:lineRule="auto"/>
    </w:pPr>
    <w:rPr>
      <w:rFonts w:ascii="Calibri Light" w:eastAsia="Times New Roman" w:hAnsi="Calibri Light"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Normal"/>
    <w:next w:val="Normal"/>
    <w:uiPriority w:val="39"/>
    <w:unhideWhenUsed/>
    <w:qFormat/>
    <w:rsid w:val="00476A37"/>
    <w:pPr>
      <w:spacing w:before="1000" w:after="480" w:line="240" w:lineRule="auto"/>
      <w:ind w:left="0"/>
    </w:pPr>
    <w:rPr>
      <w:rFonts w:ascii="Calibri" w:eastAsiaTheme="majorEastAsia" w:hAnsi="Calibri" w:cstheme="majorBidi"/>
      <w:bCs/>
      <w:color w:val="404040" w:themeColor="text1" w:themeTint="BF"/>
      <w:sz w:val="60"/>
      <w:szCs w:val="32"/>
    </w:rPr>
  </w:style>
  <w:style w:type="character" w:styleId="IntenseEmphasis">
    <w:name w:val="Intense Emphasis"/>
    <w:uiPriority w:val="21"/>
    <w:rsid w:val="00476A37"/>
    <w:rPr>
      <w:rFonts w:ascii="Calibri Light" w:hAnsi="Calibri Light"/>
      <w:sz w:val="68"/>
      <w:szCs w:val="68"/>
    </w:rPr>
  </w:style>
  <w:style w:type="character" w:styleId="SubtleEmphasis">
    <w:name w:val="Subtle Emphasis"/>
    <w:uiPriority w:val="19"/>
    <w:qFormat/>
    <w:rsid w:val="00476A37"/>
    <w:rPr>
      <w:rFonts w:ascii="Calibri Light" w:hAnsi="Calibri Light"/>
      <w:bCs/>
      <w:sz w:val="26"/>
      <w:szCs w:val="26"/>
    </w:rPr>
  </w:style>
  <w:style w:type="character" w:styleId="Emphasis">
    <w:name w:val="Emphasis"/>
    <w:uiPriority w:val="20"/>
    <w:rsid w:val="00476A37"/>
    <w:rPr>
      <w:i/>
    </w:rPr>
  </w:style>
  <w:style w:type="paragraph" w:styleId="TOC2">
    <w:name w:val="toc 2"/>
    <w:next w:val="Normal"/>
    <w:autoRedefine/>
    <w:uiPriority w:val="39"/>
    <w:unhideWhenUsed/>
    <w:qFormat/>
    <w:rsid w:val="000C06EE"/>
    <w:pPr>
      <w:tabs>
        <w:tab w:val="left" w:pos="1134"/>
        <w:tab w:val="left" w:pos="1249"/>
        <w:tab w:val="right" w:leader="dot" w:pos="9394"/>
      </w:tabs>
      <w:spacing w:before="40" w:after="40" w:line="240" w:lineRule="auto"/>
      <w:ind w:left="851" w:hanging="851"/>
    </w:pPr>
    <w:rPr>
      <w:rFonts w:ascii="Calibri Light" w:eastAsiaTheme="minorEastAsia" w:hAnsi="Calibri Light" w:cs="Times New Roman"/>
      <w:sz w:val="24"/>
      <w:szCs w:val="24"/>
      <w:lang w:val="en-US" w:eastAsia="en-US"/>
    </w:rPr>
  </w:style>
  <w:style w:type="paragraph" w:styleId="TOC1">
    <w:name w:val="toc 1"/>
    <w:next w:val="Normal"/>
    <w:autoRedefine/>
    <w:uiPriority w:val="39"/>
    <w:unhideWhenUsed/>
    <w:qFormat/>
    <w:rsid w:val="00635125"/>
    <w:pPr>
      <w:tabs>
        <w:tab w:val="right" w:leader="dot" w:pos="9394"/>
      </w:tabs>
      <w:spacing w:before="200" w:after="40" w:line="240" w:lineRule="auto"/>
    </w:pPr>
    <w:rPr>
      <w:rFonts w:ascii="Calibri Light" w:eastAsiaTheme="minorEastAsia" w:hAnsi="Calibri Light" w:cs="Times New Roman"/>
      <w:sz w:val="24"/>
      <w:szCs w:val="24"/>
      <w:lang w:val="en-US" w:eastAsia="en-US"/>
    </w:rPr>
  </w:style>
  <w:style w:type="paragraph" w:styleId="TOC3">
    <w:name w:val="toc 3"/>
    <w:next w:val="Normal"/>
    <w:autoRedefine/>
    <w:uiPriority w:val="39"/>
    <w:unhideWhenUsed/>
    <w:qFormat/>
    <w:rsid w:val="000C06EE"/>
    <w:pPr>
      <w:tabs>
        <w:tab w:val="left" w:pos="426"/>
        <w:tab w:val="right" w:leader="dot" w:pos="9394"/>
      </w:tabs>
      <w:spacing w:before="40" w:after="40" w:line="240" w:lineRule="auto"/>
    </w:pPr>
    <w:rPr>
      <w:rFonts w:ascii="Calibri Light" w:eastAsiaTheme="minorEastAsia" w:hAnsi="Calibri Light" w:cs="Times New Roman"/>
      <w:sz w:val="24"/>
      <w:szCs w:val="24"/>
      <w:lang w:val="en-US" w:eastAsia="en-US"/>
    </w:rPr>
  </w:style>
  <w:style w:type="character" w:styleId="PageNumber">
    <w:name w:val="page number"/>
    <w:basedOn w:val="DefaultParagraphFont"/>
    <w:uiPriority w:val="99"/>
    <w:semiHidden/>
    <w:unhideWhenUsed/>
    <w:rsid w:val="00476A37"/>
  </w:style>
  <w:style w:type="paragraph" w:customStyle="1" w:styleId="Disclaimer">
    <w:name w:val="Disclaimer"/>
    <w:basedOn w:val="TableText"/>
    <w:link w:val="DisclaimerChar"/>
    <w:qFormat/>
    <w:rsid w:val="00476A37"/>
  </w:style>
  <w:style w:type="character" w:customStyle="1" w:styleId="DisclaimerChar">
    <w:name w:val="Disclaimer Char"/>
    <w:basedOn w:val="TableTextChar"/>
    <w:link w:val="Disclaimer"/>
    <w:rsid w:val="00476A37"/>
    <w:rPr>
      <w:rFonts w:ascii="Calibri Light" w:eastAsia="Times New Roman" w:hAnsi="Calibri Light" w:cs="Times New Roman"/>
      <w:sz w:val="24"/>
      <w:lang w:eastAsia="en-US"/>
    </w:rPr>
  </w:style>
  <w:style w:type="character" w:styleId="Strong">
    <w:name w:val="Strong"/>
    <w:basedOn w:val="DefaultParagraphFont"/>
    <w:uiPriority w:val="22"/>
    <w:rsid w:val="00476A37"/>
    <w:rPr>
      <w:b/>
      <w:bCs/>
    </w:rPr>
  </w:style>
  <w:style w:type="paragraph" w:customStyle="1" w:styleId="Heading2-NoNumber">
    <w:name w:val="Heading 2 - No Number"/>
    <w:basedOn w:val="Normal"/>
    <w:link w:val="Heading2-NoNumberChar"/>
    <w:qFormat/>
    <w:rsid w:val="00476A37"/>
    <w:pPr>
      <w:keepNext/>
      <w:keepLines/>
      <w:tabs>
        <w:tab w:val="left" w:pos="709"/>
      </w:tabs>
      <w:spacing w:before="360" w:line="240" w:lineRule="auto"/>
      <w:ind w:left="0"/>
      <w:outlineLvl w:val="1"/>
    </w:pPr>
    <w:rPr>
      <w:rFonts w:ascii="Calibri" w:eastAsiaTheme="majorEastAsia" w:hAnsi="Calibri" w:cstheme="majorBidi"/>
      <w:bCs/>
      <w:color w:val="00405A"/>
      <w:sz w:val="48"/>
      <w:szCs w:val="48"/>
    </w:rPr>
  </w:style>
  <w:style w:type="character" w:customStyle="1" w:styleId="Heading2-NoNumberChar">
    <w:name w:val="Heading 2 - No Number Char"/>
    <w:basedOn w:val="DefaultParagraphFont"/>
    <w:link w:val="Heading2-NoNumber"/>
    <w:rsid w:val="00476A37"/>
    <w:rPr>
      <w:rFonts w:ascii="Calibri" w:eastAsiaTheme="majorEastAsia" w:hAnsi="Calibri" w:cstheme="majorBidi"/>
      <w:bCs/>
      <w:color w:val="00405A"/>
      <w:sz w:val="48"/>
      <w:szCs w:val="48"/>
      <w:lang w:val="en-US" w:eastAsia="en-US"/>
    </w:rPr>
  </w:style>
  <w:style w:type="character" w:styleId="PlaceholderText">
    <w:name w:val="Placeholder Text"/>
    <w:basedOn w:val="DefaultParagraphFont"/>
    <w:uiPriority w:val="99"/>
    <w:semiHidden/>
    <w:rsid w:val="00476A37"/>
    <w:rPr>
      <w:color w:val="808080"/>
    </w:rPr>
  </w:style>
  <w:style w:type="character" w:customStyle="1" w:styleId="Style2">
    <w:name w:val="Style2"/>
    <w:basedOn w:val="DefaultParagraphFont"/>
    <w:uiPriority w:val="1"/>
    <w:rsid w:val="00476A37"/>
    <w:rPr>
      <w:i/>
    </w:rPr>
  </w:style>
  <w:style w:type="paragraph" w:customStyle="1" w:styleId="TableListBullet">
    <w:name w:val="Table List Bullet"/>
    <w:basedOn w:val="TableText"/>
    <w:uiPriority w:val="99"/>
    <w:rsid w:val="00635125"/>
    <w:pPr>
      <w:numPr>
        <w:numId w:val="8"/>
      </w:numPr>
      <w:spacing w:before="60" w:after="60"/>
    </w:pPr>
    <w:rPr>
      <w:rFonts w:cs="Arial"/>
      <w:szCs w:val="22"/>
    </w:rPr>
  </w:style>
  <w:style w:type="paragraph" w:customStyle="1" w:styleId="TableListBullet2">
    <w:name w:val="Table List Bullet 2"/>
    <w:basedOn w:val="TableListBullet"/>
    <w:uiPriority w:val="99"/>
    <w:rsid w:val="00635125"/>
    <w:pPr>
      <w:numPr>
        <w:numId w:val="9"/>
      </w:numPr>
      <w:tabs>
        <w:tab w:val="left" w:pos="1026"/>
      </w:tabs>
    </w:pPr>
  </w:style>
  <w:style w:type="paragraph" w:customStyle="1" w:styleId="TableSubhead">
    <w:name w:val="Table Subhead"/>
    <w:qFormat/>
    <w:rsid w:val="00635125"/>
    <w:pPr>
      <w:spacing w:before="120" w:after="120" w:line="240" w:lineRule="auto"/>
    </w:pPr>
    <w:rPr>
      <w:rFonts w:eastAsia="Times New Roman" w:cs="Arial"/>
      <w:color w:val="00405A"/>
      <w:sz w:val="24"/>
      <w:lang w:val="en-US" w:eastAsia="en-US"/>
    </w:rPr>
  </w:style>
  <w:style w:type="paragraph" w:styleId="ListParagraph">
    <w:name w:val="List Paragraph"/>
    <w:basedOn w:val="Normal"/>
    <w:link w:val="ListParagraphChar"/>
    <w:uiPriority w:val="34"/>
    <w:qFormat/>
    <w:rsid w:val="00635125"/>
    <w:pPr>
      <w:contextualSpacing/>
    </w:pPr>
  </w:style>
  <w:style w:type="character" w:customStyle="1" w:styleId="ListParagraphChar">
    <w:name w:val="List Paragraph Char"/>
    <w:basedOn w:val="DefaultParagraphFont"/>
    <w:link w:val="ListParagraph"/>
    <w:uiPriority w:val="34"/>
    <w:rsid w:val="005C617A"/>
    <w:rPr>
      <w:rFonts w:ascii="Calibri Light" w:eastAsiaTheme="minorEastAsia" w:hAnsi="Calibri Light" w:cs="Times New Roman"/>
      <w:sz w:val="24"/>
      <w:szCs w:val="24"/>
      <w:lang w:val="en-US" w:eastAsia="en-US"/>
    </w:rPr>
  </w:style>
  <w:style w:type="character" w:styleId="LineNumber">
    <w:name w:val="line number"/>
    <w:basedOn w:val="DefaultParagraphFont"/>
    <w:uiPriority w:val="99"/>
    <w:semiHidden/>
    <w:unhideWhenUsed/>
    <w:rsid w:val="0045739E"/>
  </w:style>
  <w:style w:type="character" w:styleId="CommentReference">
    <w:name w:val="annotation reference"/>
    <w:basedOn w:val="DefaultParagraphFont"/>
    <w:uiPriority w:val="99"/>
    <w:unhideWhenUsed/>
    <w:rsid w:val="00095A8A"/>
    <w:rPr>
      <w:sz w:val="16"/>
      <w:szCs w:val="16"/>
    </w:rPr>
  </w:style>
  <w:style w:type="paragraph" w:styleId="CommentText">
    <w:name w:val="annotation text"/>
    <w:basedOn w:val="Normal"/>
    <w:link w:val="CommentTextChar"/>
    <w:uiPriority w:val="99"/>
    <w:unhideWhenUsed/>
    <w:rsid w:val="00095A8A"/>
    <w:pPr>
      <w:spacing w:line="240" w:lineRule="auto"/>
    </w:pPr>
    <w:rPr>
      <w:sz w:val="20"/>
      <w:szCs w:val="20"/>
    </w:rPr>
  </w:style>
  <w:style w:type="character" w:customStyle="1" w:styleId="CommentTextChar">
    <w:name w:val="Comment Text Char"/>
    <w:basedOn w:val="DefaultParagraphFont"/>
    <w:link w:val="CommentText"/>
    <w:uiPriority w:val="99"/>
    <w:rsid w:val="00095A8A"/>
    <w:rPr>
      <w:rFonts w:ascii="Calibri Light" w:eastAsiaTheme="minorEastAsia" w:hAnsi="Calibri Light" w:cs="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095A8A"/>
    <w:rPr>
      <w:b/>
      <w:bCs/>
    </w:rPr>
  </w:style>
  <w:style w:type="character" w:customStyle="1" w:styleId="CommentSubjectChar">
    <w:name w:val="Comment Subject Char"/>
    <w:basedOn w:val="CommentTextChar"/>
    <w:link w:val="CommentSubject"/>
    <w:uiPriority w:val="99"/>
    <w:semiHidden/>
    <w:rsid w:val="00095A8A"/>
    <w:rPr>
      <w:rFonts w:ascii="Calibri Light" w:eastAsiaTheme="minorEastAsia" w:hAnsi="Calibri Light" w:cs="Times New Roman"/>
      <w:b/>
      <w:bCs/>
      <w:sz w:val="20"/>
      <w:szCs w:val="20"/>
      <w:lang w:val="en-US" w:eastAsia="en-US"/>
    </w:rPr>
  </w:style>
  <w:style w:type="paragraph" w:styleId="ListBullet">
    <w:name w:val="List Bullet"/>
    <w:basedOn w:val="Normal"/>
    <w:uiPriority w:val="99"/>
    <w:rsid w:val="00EE5105"/>
    <w:pPr>
      <w:numPr>
        <w:numId w:val="11"/>
      </w:numPr>
      <w:spacing w:before="200" w:after="200"/>
      <w:ind w:left="1368"/>
    </w:pPr>
    <w:rPr>
      <w:rFonts w:eastAsia="Times New Roman" w:cs="Arial"/>
      <w:szCs w:val="22"/>
    </w:rPr>
  </w:style>
  <w:style w:type="paragraph" w:customStyle="1" w:styleId="TableHead">
    <w:name w:val="Table Head"/>
    <w:link w:val="TableHeadChar"/>
    <w:uiPriority w:val="99"/>
    <w:qFormat/>
    <w:rsid w:val="00EE5105"/>
    <w:pPr>
      <w:spacing w:before="120" w:after="120" w:line="240" w:lineRule="auto"/>
    </w:pPr>
    <w:rPr>
      <w:rFonts w:ascii="Calibri Light" w:eastAsia="Times New Roman" w:hAnsi="Calibri Light" w:cs="Arial"/>
      <w:bCs/>
      <w:color w:val="404040"/>
      <w:sz w:val="26"/>
      <w:szCs w:val="26"/>
      <w:lang w:val="en-US" w:eastAsia="en-US"/>
    </w:rPr>
  </w:style>
  <w:style w:type="character" w:customStyle="1" w:styleId="TableHeadChar">
    <w:name w:val="Table Head Char"/>
    <w:basedOn w:val="DefaultParagraphFont"/>
    <w:link w:val="TableHead"/>
    <w:uiPriority w:val="99"/>
    <w:rsid w:val="00EE5105"/>
    <w:rPr>
      <w:rFonts w:ascii="Calibri Light" w:eastAsia="Times New Roman" w:hAnsi="Calibri Light" w:cs="Arial"/>
      <w:bCs/>
      <w:color w:val="404040"/>
      <w:sz w:val="26"/>
      <w:szCs w:val="26"/>
      <w:lang w:val="en-US" w:eastAsia="en-US"/>
    </w:rPr>
  </w:style>
  <w:style w:type="paragraph" w:styleId="Title">
    <w:name w:val="Title"/>
    <w:basedOn w:val="Normal"/>
    <w:next w:val="BodyText"/>
    <w:link w:val="TitleChar"/>
    <w:uiPriority w:val="99"/>
    <w:rsid w:val="00EE5105"/>
    <w:pPr>
      <w:spacing w:after="120"/>
      <w:ind w:left="567"/>
      <w:outlineLvl w:val="0"/>
    </w:pPr>
    <w:rPr>
      <w:rFonts w:ascii="Arial" w:eastAsia="Times New Roman" w:hAnsi="Arial" w:cs="Arial"/>
      <w:b/>
      <w:bCs/>
      <w:color w:val="3D698E"/>
      <w:kern w:val="28"/>
      <w:sz w:val="28"/>
      <w:szCs w:val="44"/>
    </w:rPr>
  </w:style>
  <w:style w:type="character" w:customStyle="1" w:styleId="TitleChar">
    <w:name w:val="Title Char"/>
    <w:basedOn w:val="DefaultParagraphFont"/>
    <w:link w:val="Title"/>
    <w:uiPriority w:val="99"/>
    <w:rsid w:val="00EE5105"/>
    <w:rPr>
      <w:rFonts w:ascii="Arial" w:eastAsia="Times New Roman" w:hAnsi="Arial" w:cs="Arial"/>
      <w:b/>
      <w:bCs/>
      <w:color w:val="3D698E"/>
      <w:kern w:val="28"/>
      <w:sz w:val="28"/>
      <w:szCs w:val="44"/>
      <w:lang w:val="en-US" w:eastAsia="en-US"/>
    </w:rPr>
  </w:style>
  <w:style w:type="paragraph" w:styleId="ListBullet2">
    <w:name w:val="List Bullet 2"/>
    <w:basedOn w:val="Normal"/>
    <w:uiPriority w:val="99"/>
    <w:rsid w:val="00EE5105"/>
    <w:pPr>
      <w:numPr>
        <w:numId w:val="12"/>
      </w:numPr>
      <w:spacing w:before="120" w:after="120"/>
      <w:ind w:left="2345"/>
    </w:pPr>
    <w:rPr>
      <w:rFonts w:eastAsia="Times New Roman" w:cs="Arial"/>
      <w:szCs w:val="22"/>
    </w:rPr>
  </w:style>
  <w:style w:type="paragraph" w:styleId="ListNumber">
    <w:name w:val="List Number"/>
    <w:basedOn w:val="Normal"/>
    <w:uiPriority w:val="99"/>
    <w:qFormat/>
    <w:rsid w:val="00EE5105"/>
    <w:pPr>
      <w:numPr>
        <w:numId w:val="17"/>
      </w:numPr>
      <w:ind w:left="1418" w:hanging="425"/>
    </w:pPr>
    <w:rPr>
      <w:rFonts w:eastAsia="Times New Roman" w:cs="Arial"/>
      <w:szCs w:val="22"/>
    </w:rPr>
  </w:style>
  <w:style w:type="paragraph" w:customStyle="1" w:styleId="Spacer">
    <w:name w:val="Spacer"/>
    <w:basedOn w:val="Normal"/>
    <w:next w:val="BodyText"/>
    <w:uiPriority w:val="99"/>
    <w:rsid w:val="00EE5105"/>
    <w:pPr>
      <w:ind w:left="567"/>
    </w:pPr>
    <w:rPr>
      <w:rFonts w:eastAsia="Times New Roman" w:cs="Arial"/>
      <w:sz w:val="16"/>
      <w:szCs w:val="16"/>
    </w:rPr>
  </w:style>
  <w:style w:type="paragraph" w:styleId="TOC4">
    <w:name w:val="toc 4"/>
    <w:basedOn w:val="Normal"/>
    <w:next w:val="Normal"/>
    <w:autoRedefine/>
    <w:uiPriority w:val="39"/>
    <w:rsid w:val="00EE5105"/>
    <w:rPr>
      <w:rFonts w:eastAsia="Times New Roman" w:cs="Arial"/>
      <w:szCs w:val="20"/>
    </w:rPr>
  </w:style>
  <w:style w:type="paragraph" w:customStyle="1" w:styleId="TableListNumber">
    <w:name w:val="Table List Number"/>
    <w:basedOn w:val="TableText"/>
    <w:uiPriority w:val="99"/>
    <w:rsid w:val="00EE5105"/>
    <w:pPr>
      <w:numPr>
        <w:numId w:val="14"/>
      </w:numPr>
      <w:spacing w:before="200" w:after="200"/>
    </w:pPr>
    <w:rPr>
      <w:rFonts w:cs="Arial"/>
      <w:szCs w:val="22"/>
    </w:rPr>
  </w:style>
  <w:style w:type="paragraph" w:styleId="TOC5">
    <w:name w:val="toc 5"/>
    <w:basedOn w:val="Normal"/>
    <w:next w:val="Normal"/>
    <w:autoRedefine/>
    <w:uiPriority w:val="39"/>
    <w:rsid w:val="00EE5105"/>
    <w:pPr>
      <w:ind w:left="960"/>
    </w:pPr>
    <w:rPr>
      <w:rFonts w:eastAsia="Times New Roman" w:cs="Arial"/>
      <w:szCs w:val="20"/>
    </w:rPr>
  </w:style>
  <w:style w:type="paragraph" w:customStyle="1" w:styleId="TableofContents">
    <w:name w:val="TableofContents"/>
    <w:basedOn w:val="Normal"/>
    <w:next w:val="BodyText"/>
    <w:uiPriority w:val="99"/>
    <w:semiHidden/>
    <w:rsid w:val="00EE5105"/>
    <w:pPr>
      <w:pBdr>
        <w:bottom w:val="single" w:sz="24" w:space="1" w:color="C0C0C0"/>
      </w:pBdr>
      <w:spacing w:before="500" w:after="300"/>
      <w:ind w:left="567"/>
      <w:jc w:val="center"/>
    </w:pPr>
    <w:rPr>
      <w:rFonts w:ascii="Arial" w:eastAsia="Times New Roman" w:hAnsi="Arial" w:cs="Arial"/>
      <w:b/>
      <w:bCs/>
      <w:sz w:val="44"/>
      <w:szCs w:val="44"/>
    </w:rPr>
  </w:style>
  <w:style w:type="paragraph" w:styleId="ListContinue">
    <w:name w:val="List Continue"/>
    <w:uiPriority w:val="99"/>
    <w:rsid w:val="00EE5105"/>
    <w:pPr>
      <w:spacing w:before="120" w:after="120" w:line="240" w:lineRule="auto"/>
      <w:ind w:left="1368"/>
    </w:pPr>
    <w:rPr>
      <w:rFonts w:ascii="Calibri Light" w:eastAsia="Times New Roman" w:hAnsi="Calibri Light" w:cs="Arial"/>
      <w:sz w:val="24"/>
      <w:lang w:val="en-US" w:eastAsia="en-US"/>
    </w:rPr>
  </w:style>
  <w:style w:type="paragraph" w:styleId="ListContinue2">
    <w:name w:val="List Continue 2"/>
    <w:basedOn w:val="Normal"/>
    <w:uiPriority w:val="99"/>
    <w:rsid w:val="00EE5105"/>
    <w:pPr>
      <w:spacing w:before="120" w:after="120"/>
      <w:ind w:left="2345"/>
    </w:pPr>
    <w:rPr>
      <w:rFonts w:eastAsia="Times New Roman" w:cs="Arial"/>
      <w:szCs w:val="22"/>
    </w:rPr>
  </w:style>
  <w:style w:type="paragraph" w:customStyle="1" w:styleId="BodyText0">
    <w:name w:val="BodyText"/>
    <w:basedOn w:val="Normal"/>
    <w:uiPriority w:val="99"/>
    <w:semiHidden/>
    <w:rsid w:val="00EE5105"/>
    <w:pPr>
      <w:spacing w:after="160"/>
      <w:ind w:left="1440"/>
    </w:pPr>
    <w:rPr>
      <w:rFonts w:eastAsia="Times New Roman" w:cs="Arial"/>
      <w:szCs w:val="22"/>
    </w:rPr>
  </w:style>
  <w:style w:type="paragraph" w:customStyle="1" w:styleId="ListBullet0">
    <w:name w:val="ListBullet"/>
    <w:basedOn w:val="BodyText0"/>
    <w:uiPriority w:val="99"/>
    <w:semiHidden/>
    <w:rsid w:val="00EE5105"/>
    <w:pPr>
      <w:numPr>
        <w:numId w:val="13"/>
      </w:numPr>
      <w:ind w:left="1440" w:firstLine="0"/>
    </w:pPr>
  </w:style>
  <w:style w:type="paragraph" w:customStyle="1" w:styleId="TableListAlphabetical">
    <w:name w:val="Table List Alphabetical"/>
    <w:basedOn w:val="TableListBullet"/>
    <w:qFormat/>
    <w:rsid w:val="00EE5105"/>
    <w:pPr>
      <w:numPr>
        <w:numId w:val="15"/>
      </w:numPr>
    </w:pPr>
  </w:style>
  <w:style w:type="paragraph" w:styleId="NoSpacing">
    <w:name w:val="No Spacing"/>
    <w:uiPriority w:val="1"/>
    <w:rsid w:val="00EE5105"/>
    <w:pPr>
      <w:spacing w:after="0" w:line="240" w:lineRule="auto"/>
    </w:pPr>
    <w:rPr>
      <w:rFonts w:ascii="Myriad Pro" w:eastAsia="Times New Roman" w:hAnsi="Myriad Pro" w:cs="Arial"/>
      <w:b/>
      <w:szCs w:val="20"/>
      <w:lang w:val="en-US" w:eastAsia="en-US"/>
    </w:rPr>
  </w:style>
  <w:style w:type="character" w:customStyle="1" w:styleId="BodyText2Char">
    <w:name w:val="Body Text 2 Char"/>
    <w:basedOn w:val="DefaultParagraphFont"/>
    <w:link w:val="BodyText2"/>
    <w:uiPriority w:val="99"/>
    <w:semiHidden/>
    <w:rsid w:val="00EE5105"/>
    <w:rPr>
      <w:rFonts w:ascii="Calibri Light" w:eastAsia="Times New Roman" w:hAnsi="Calibri Light" w:cs="Arial"/>
      <w:sz w:val="24"/>
      <w:szCs w:val="20"/>
      <w:lang w:val="en-US" w:eastAsia="en-US"/>
    </w:rPr>
  </w:style>
  <w:style w:type="paragraph" w:styleId="BodyText2">
    <w:name w:val="Body Text 2"/>
    <w:basedOn w:val="Normal"/>
    <w:link w:val="BodyText2Char"/>
    <w:uiPriority w:val="99"/>
    <w:semiHidden/>
    <w:rsid w:val="00EE5105"/>
    <w:pPr>
      <w:spacing w:after="160"/>
      <w:ind w:left="1800"/>
    </w:pPr>
    <w:rPr>
      <w:rFonts w:eastAsia="Times New Roman" w:cs="Arial"/>
      <w:szCs w:val="20"/>
    </w:rPr>
  </w:style>
  <w:style w:type="paragraph" w:styleId="ListBullet3">
    <w:name w:val="List Bullet 3"/>
    <w:basedOn w:val="Normal"/>
    <w:uiPriority w:val="99"/>
    <w:rsid w:val="00EE5105"/>
    <w:pPr>
      <w:numPr>
        <w:numId w:val="16"/>
      </w:numPr>
      <w:spacing w:after="120"/>
      <w:ind w:left="2520"/>
    </w:pPr>
    <w:rPr>
      <w:rFonts w:eastAsia="Times New Roman" w:cs="Arial"/>
      <w:szCs w:val="20"/>
    </w:rPr>
  </w:style>
  <w:style w:type="paragraph" w:customStyle="1" w:styleId="ListAlphabetical">
    <w:name w:val="List Alphabetical"/>
    <w:next w:val="Normal"/>
    <w:link w:val="ListAlphabeticalChar"/>
    <w:qFormat/>
    <w:rsid w:val="00EE5105"/>
    <w:pPr>
      <w:numPr>
        <w:numId w:val="18"/>
      </w:numPr>
      <w:tabs>
        <w:tab w:val="clear" w:pos="1562"/>
        <w:tab w:val="num" w:pos="2410"/>
      </w:tabs>
      <w:spacing w:before="200" w:after="200" w:line="240" w:lineRule="auto"/>
      <w:ind w:left="1985"/>
    </w:pPr>
    <w:rPr>
      <w:rFonts w:ascii="Calibri Light" w:eastAsia="Times New Roman" w:hAnsi="Calibri Light" w:cs="Times New Roman"/>
      <w:sz w:val="24"/>
      <w:szCs w:val="24"/>
      <w:lang w:eastAsia="en-US"/>
    </w:rPr>
  </w:style>
  <w:style w:type="character" w:customStyle="1" w:styleId="ListAlphabeticalChar">
    <w:name w:val="List Alphabetical Char"/>
    <w:basedOn w:val="DefaultParagraphFont"/>
    <w:link w:val="ListAlphabetical"/>
    <w:rsid w:val="00EE5105"/>
    <w:rPr>
      <w:rFonts w:ascii="Calibri Light" w:eastAsia="Times New Roman" w:hAnsi="Calibri Light" w:cs="Times New Roman"/>
      <w:sz w:val="24"/>
      <w:szCs w:val="24"/>
      <w:lang w:eastAsia="en-US"/>
    </w:rPr>
  </w:style>
  <w:style w:type="paragraph" w:customStyle="1" w:styleId="ListNumber0">
    <w:name w:val="ListNumber"/>
    <w:basedOn w:val="ListBullet0"/>
    <w:uiPriority w:val="99"/>
    <w:rsid w:val="00EE5105"/>
    <w:pPr>
      <w:spacing w:before="200" w:after="200"/>
      <w:ind w:left="2487" w:hanging="360"/>
    </w:pPr>
  </w:style>
  <w:style w:type="paragraph" w:customStyle="1" w:styleId="ListAlpha">
    <w:name w:val="List Alpha"/>
    <w:basedOn w:val="ListBullet2"/>
    <w:qFormat/>
    <w:rsid w:val="00EE5105"/>
    <w:pPr>
      <w:numPr>
        <w:numId w:val="19"/>
      </w:numPr>
      <w:spacing w:after="200"/>
    </w:pPr>
  </w:style>
  <w:style w:type="paragraph" w:customStyle="1" w:styleId="TableAlpha">
    <w:name w:val="TableAlpha"/>
    <w:basedOn w:val="Normal"/>
    <w:qFormat/>
    <w:rsid w:val="00EE5105"/>
    <w:pPr>
      <w:spacing w:before="60" w:after="60"/>
      <w:ind w:hanging="360"/>
    </w:pPr>
    <w:rPr>
      <w:rFonts w:eastAsia="Times New Roman" w:cs="Arial"/>
      <w:szCs w:val="22"/>
    </w:rPr>
  </w:style>
  <w:style w:type="character" w:customStyle="1" w:styleId="Hypertext">
    <w:name w:val="Hypertext"/>
    <w:uiPriority w:val="99"/>
    <w:rsid w:val="00EE5105"/>
    <w:rPr>
      <w:color w:val="0000FF"/>
      <w:u w:val="single"/>
    </w:rPr>
  </w:style>
  <w:style w:type="paragraph" w:styleId="TOC6">
    <w:name w:val="toc 6"/>
    <w:basedOn w:val="Normal"/>
    <w:next w:val="Normal"/>
    <w:autoRedefine/>
    <w:uiPriority w:val="99"/>
    <w:semiHidden/>
    <w:rsid w:val="00EE14B4"/>
    <w:pPr>
      <w:ind w:left="1200"/>
    </w:pPr>
    <w:rPr>
      <w:rFonts w:eastAsia="Times New Roman" w:cs="Arial"/>
      <w:szCs w:val="20"/>
    </w:rPr>
  </w:style>
  <w:style w:type="table" w:customStyle="1" w:styleId="LightShading-Accent11">
    <w:name w:val="Light Shading - Accent 11"/>
    <w:basedOn w:val="TableNormal"/>
    <w:next w:val="LightShading-Accent1"/>
    <w:uiPriority w:val="60"/>
    <w:rsid w:val="00EE14B4"/>
    <w:pPr>
      <w:spacing w:after="0" w:line="240" w:lineRule="auto"/>
    </w:pPr>
    <w:rPr>
      <w:rFonts w:ascii="Calibri" w:eastAsia="Calibri" w:hAnsi="Calibri" w:cs="Times New Roman"/>
      <w:color w:val="365F91"/>
      <w:lang w:eastAsia="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EE14B4"/>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TableGrid1">
    <w:name w:val="Table Grid1"/>
    <w:basedOn w:val="TableNormal"/>
    <w:next w:val="TableGrid"/>
    <w:uiPriority w:val="59"/>
    <w:rsid w:val="00EE14B4"/>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44CD"/>
    <w:rPr>
      <w:color w:val="954F72" w:themeColor="followedHyperlink"/>
      <w:u w:val="single"/>
    </w:rPr>
  </w:style>
  <w:style w:type="table" w:styleId="GridTable5Dark-Accent4">
    <w:name w:val="Grid Table 5 Dark Accent 4"/>
    <w:basedOn w:val="TableNormal"/>
    <w:uiPriority w:val="50"/>
    <w:rsid w:val="00C043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C043A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1">
    <w:name w:val="Grid Table 4 Accent 1"/>
    <w:basedOn w:val="TableNormal"/>
    <w:uiPriority w:val="49"/>
    <w:rsid w:val="00133365"/>
    <w:pPr>
      <w:spacing w:before="40" w:after="40" w:line="240" w:lineRule="auto"/>
    </w:pPr>
    <w:rPr>
      <w:rFonts w:eastAsiaTheme="minorEastAsia"/>
      <w:color w:val="44546A" w:themeColor="text2"/>
      <w:sz w:val="26"/>
      <w:szCs w:val="26"/>
      <w:lang w:val="en-US" w:eastAsia="ja-JP"/>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pPr>
        <w:jc w:val="center"/>
      </w:pPr>
      <w:rPr>
        <w:b/>
        <w:bCs/>
        <w:color w:val="FFFFFF" w:themeColor="background1"/>
        <w:sz w:val="20"/>
      </w:rPr>
      <w:tblPr/>
      <w:trPr>
        <w:cantSplit/>
        <w:tblHeader/>
      </w:tr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single" w:sz="4" w:space="0" w:color="FFFFFF" w:themeColor="background1"/>
        </w:tcBorders>
        <w:shd w:val="clear" w:color="auto" w:fill="5B9BD5" w:themeFill="accent1"/>
        <w:vAlign w:val="center"/>
      </w:tcPr>
    </w:tblStylePr>
    <w:tblStylePr w:type="lastRow">
      <w:rPr>
        <w:b/>
        <w:bCs/>
      </w:rPr>
      <w:tblPr/>
      <w:trPr>
        <w:cantSplit/>
      </w:trPr>
      <w:tcPr>
        <w:tcBorders>
          <w:top w:val="double" w:sz="4" w:space="0" w:color="5B9BD5" w:themeColor="accent1"/>
        </w:tcBorders>
      </w:tcPr>
    </w:tblStylePr>
    <w:tblStylePr w:type="firstCol">
      <w:rPr>
        <w:b w:val="0"/>
        <w:bCs/>
        <w:sz w:val="20"/>
      </w:rPr>
    </w:tblStylePr>
    <w:tblStylePr w:type="lastCol">
      <w:rPr>
        <w:b/>
        <w:bCs/>
      </w:rPr>
    </w:tblStylePr>
    <w:tblStylePr w:type="band1Vert">
      <w:tblPr/>
      <w:tcPr>
        <w:shd w:val="clear" w:color="auto" w:fill="DEEAF6" w:themeFill="accent1" w:themeFillTint="33"/>
      </w:tcPr>
    </w:tblStylePr>
    <w:tblStylePr w:type="band1Horz">
      <w:tblPr/>
      <w:trPr>
        <w:cantSplit/>
      </w:trPr>
      <w:tcPr>
        <w:shd w:val="clear" w:color="auto" w:fill="DEEAF6" w:themeFill="accent1" w:themeFillTint="33"/>
      </w:tcPr>
    </w:tblStylePr>
    <w:tblStylePr w:type="band2Horz">
      <w:tblPr/>
      <w:trPr>
        <w:cantSplit/>
      </w:trPr>
    </w:tblStylePr>
  </w:style>
  <w:style w:type="paragraph" w:customStyle="1" w:styleId="TableHeading">
    <w:name w:val="Table Heading"/>
    <w:basedOn w:val="Normal"/>
    <w:qFormat/>
    <w:rsid w:val="00133365"/>
    <w:pPr>
      <w:spacing w:before="60" w:after="60" w:line="240" w:lineRule="auto"/>
      <w:ind w:left="0"/>
      <w:jc w:val="center"/>
    </w:pPr>
    <w:rPr>
      <w:rFonts w:asciiTheme="minorHAnsi" w:eastAsia="Times New Roman" w:hAnsiTheme="minorHAnsi"/>
      <w:bCs/>
      <w:color w:val="FFFFFF" w:themeColor="background1"/>
      <w:sz w:val="20"/>
      <w:szCs w:val="20"/>
    </w:rPr>
  </w:style>
  <w:style w:type="paragraph" w:styleId="NormalWeb">
    <w:name w:val="Normal (Web)"/>
    <w:basedOn w:val="Normal"/>
    <w:uiPriority w:val="99"/>
    <w:unhideWhenUsed/>
    <w:rsid w:val="007F7C5A"/>
    <w:pPr>
      <w:spacing w:before="100" w:beforeAutospacing="1" w:after="100" w:afterAutospacing="1" w:line="276" w:lineRule="auto"/>
      <w:ind w:left="0"/>
    </w:pPr>
    <w:rPr>
      <w:rFonts w:asciiTheme="minorHAnsi" w:eastAsia="Times New Roman" w:hAnsiTheme="minorHAnsi"/>
      <w:color w:val="385623" w:themeColor="accent6" w:themeShade="80"/>
      <w:sz w:val="20"/>
    </w:rPr>
  </w:style>
  <w:style w:type="table" w:styleId="GridTable4-Accent5">
    <w:name w:val="Grid Table 4 Accent 5"/>
    <w:basedOn w:val="TableNormal"/>
    <w:uiPriority w:val="49"/>
    <w:rsid w:val="002406E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normaltextrun">
    <w:name w:val="normaltextrun"/>
    <w:basedOn w:val="DefaultParagraphFont"/>
    <w:rsid w:val="009A4F91"/>
  </w:style>
  <w:style w:type="character" w:styleId="UnresolvedMention">
    <w:name w:val="Unresolved Mention"/>
    <w:basedOn w:val="DefaultParagraphFont"/>
    <w:uiPriority w:val="99"/>
    <w:semiHidden/>
    <w:unhideWhenUsed/>
    <w:rsid w:val="00BF0BB9"/>
    <w:rPr>
      <w:color w:val="605E5C"/>
      <w:shd w:val="clear" w:color="auto" w:fill="E1DFDD"/>
    </w:rPr>
  </w:style>
  <w:style w:type="character" w:customStyle="1" w:styleId="wacimagecontainer">
    <w:name w:val="wacimagecontainer"/>
    <w:basedOn w:val="DefaultParagraphFont"/>
    <w:rsid w:val="0063670B"/>
  </w:style>
  <w:style w:type="paragraph" w:customStyle="1" w:styleId="paragraph">
    <w:name w:val="paragraph"/>
    <w:basedOn w:val="Normal"/>
    <w:rsid w:val="00CF1F91"/>
    <w:pPr>
      <w:spacing w:before="100" w:beforeAutospacing="1" w:after="100" w:afterAutospacing="1" w:line="240" w:lineRule="auto"/>
      <w:ind w:left="0"/>
    </w:pPr>
    <w:rPr>
      <w:rFonts w:ascii="Times New Roman" w:eastAsia="Times New Roman" w:hAnsi="Times New Roman"/>
      <w:lang w:val="en-CA" w:eastAsia="en-CA"/>
    </w:rPr>
  </w:style>
  <w:style w:type="character" w:customStyle="1" w:styleId="eop">
    <w:name w:val="eop"/>
    <w:basedOn w:val="DefaultParagraphFont"/>
    <w:rsid w:val="00CF1F91"/>
  </w:style>
  <w:style w:type="paragraph" w:styleId="Revision">
    <w:name w:val="Revision"/>
    <w:hidden/>
    <w:uiPriority w:val="99"/>
    <w:semiHidden/>
    <w:rsid w:val="00AE7343"/>
    <w:pPr>
      <w:spacing w:after="0" w:line="240" w:lineRule="auto"/>
    </w:pPr>
    <w:rPr>
      <w:rFonts w:ascii="Calibri Light" w:eastAsiaTheme="minorEastAsia" w:hAnsi="Calibri Light" w:cs="Times New Roman"/>
      <w:sz w:val="24"/>
      <w:szCs w:val="24"/>
      <w:lang w:val="en-US" w:eastAsia="en-US"/>
    </w:rPr>
  </w:style>
  <w:style w:type="character" w:customStyle="1" w:styleId="ui-provider">
    <w:name w:val="ui-provider"/>
    <w:basedOn w:val="DefaultParagraphFont"/>
    <w:rsid w:val="009B597B"/>
  </w:style>
  <w:style w:type="character" w:customStyle="1" w:styleId="cf01">
    <w:name w:val="cf01"/>
    <w:basedOn w:val="DefaultParagraphFont"/>
    <w:rsid w:val="001E3BD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4163">
      <w:bodyDiv w:val="1"/>
      <w:marLeft w:val="0"/>
      <w:marRight w:val="0"/>
      <w:marTop w:val="0"/>
      <w:marBottom w:val="0"/>
      <w:divBdr>
        <w:top w:val="none" w:sz="0" w:space="0" w:color="auto"/>
        <w:left w:val="none" w:sz="0" w:space="0" w:color="auto"/>
        <w:bottom w:val="none" w:sz="0" w:space="0" w:color="auto"/>
        <w:right w:val="none" w:sz="0" w:space="0" w:color="auto"/>
      </w:divBdr>
      <w:divsChild>
        <w:div w:id="672026662">
          <w:marLeft w:val="0"/>
          <w:marRight w:val="0"/>
          <w:marTop w:val="0"/>
          <w:marBottom w:val="0"/>
          <w:divBdr>
            <w:top w:val="none" w:sz="0" w:space="0" w:color="auto"/>
            <w:left w:val="none" w:sz="0" w:space="0" w:color="auto"/>
            <w:bottom w:val="none" w:sz="0" w:space="0" w:color="auto"/>
            <w:right w:val="none" w:sz="0" w:space="0" w:color="auto"/>
          </w:divBdr>
        </w:div>
        <w:div w:id="1714184489">
          <w:marLeft w:val="0"/>
          <w:marRight w:val="0"/>
          <w:marTop w:val="0"/>
          <w:marBottom w:val="0"/>
          <w:divBdr>
            <w:top w:val="none" w:sz="0" w:space="0" w:color="auto"/>
            <w:left w:val="none" w:sz="0" w:space="0" w:color="auto"/>
            <w:bottom w:val="none" w:sz="0" w:space="0" w:color="auto"/>
            <w:right w:val="none" w:sz="0" w:space="0" w:color="auto"/>
          </w:divBdr>
        </w:div>
      </w:divsChild>
    </w:div>
    <w:div w:id="190147910">
      <w:bodyDiv w:val="1"/>
      <w:marLeft w:val="0"/>
      <w:marRight w:val="0"/>
      <w:marTop w:val="0"/>
      <w:marBottom w:val="0"/>
      <w:divBdr>
        <w:top w:val="none" w:sz="0" w:space="0" w:color="auto"/>
        <w:left w:val="none" w:sz="0" w:space="0" w:color="auto"/>
        <w:bottom w:val="none" w:sz="0" w:space="0" w:color="auto"/>
        <w:right w:val="none" w:sz="0" w:space="0" w:color="auto"/>
      </w:divBdr>
    </w:div>
    <w:div w:id="216400940">
      <w:bodyDiv w:val="1"/>
      <w:marLeft w:val="0"/>
      <w:marRight w:val="0"/>
      <w:marTop w:val="0"/>
      <w:marBottom w:val="0"/>
      <w:divBdr>
        <w:top w:val="none" w:sz="0" w:space="0" w:color="auto"/>
        <w:left w:val="none" w:sz="0" w:space="0" w:color="auto"/>
        <w:bottom w:val="none" w:sz="0" w:space="0" w:color="auto"/>
        <w:right w:val="none" w:sz="0" w:space="0" w:color="auto"/>
      </w:divBdr>
    </w:div>
    <w:div w:id="227347908">
      <w:bodyDiv w:val="1"/>
      <w:marLeft w:val="0"/>
      <w:marRight w:val="0"/>
      <w:marTop w:val="0"/>
      <w:marBottom w:val="0"/>
      <w:divBdr>
        <w:top w:val="none" w:sz="0" w:space="0" w:color="auto"/>
        <w:left w:val="none" w:sz="0" w:space="0" w:color="auto"/>
        <w:bottom w:val="none" w:sz="0" w:space="0" w:color="auto"/>
        <w:right w:val="none" w:sz="0" w:space="0" w:color="auto"/>
      </w:divBdr>
    </w:div>
    <w:div w:id="385565757">
      <w:bodyDiv w:val="1"/>
      <w:marLeft w:val="0"/>
      <w:marRight w:val="0"/>
      <w:marTop w:val="0"/>
      <w:marBottom w:val="0"/>
      <w:divBdr>
        <w:top w:val="none" w:sz="0" w:space="0" w:color="auto"/>
        <w:left w:val="none" w:sz="0" w:space="0" w:color="auto"/>
        <w:bottom w:val="none" w:sz="0" w:space="0" w:color="auto"/>
        <w:right w:val="none" w:sz="0" w:space="0" w:color="auto"/>
      </w:divBdr>
    </w:div>
    <w:div w:id="466431436">
      <w:bodyDiv w:val="1"/>
      <w:marLeft w:val="0"/>
      <w:marRight w:val="0"/>
      <w:marTop w:val="0"/>
      <w:marBottom w:val="0"/>
      <w:divBdr>
        <w:top w:val="none" w:sz="0" w:space="0" w:color="auto"/>
        <w:left w:val="none" w:sz="0" w:space="0" w:color="auto"/>
        <w:bottom w:val="none" w:sz="0" w:space="0" w:color="auto"/>
        <w:right w:val="none" w:sz="0" w:space="0" w:color="auto"/>
      </w:divBdr>
    </w:div>
    <w:div w:id="486362417">
      <w:bodyDiv w:val="1"/>
      <w:marLeft w:val="0"/>
      <w:marRight w:val="0"/>
      <w:marTop w:val="0"/>
      <w:marBottom w:val="0"/>
      <w:divBdr>
        <w:top w:val="none" w:sz="0" w:space="0" w:color="auto"/>
        <w:left w:val="none" w:sz="0" w:space="0" w:color="auto"/>
        <w:bottom w:val="none" w:sz="0" w:space="0" w:color="auto"/>
        <w:right w:val="none" w:sz="0" w:space="0" w:color="auto"/>
      </w:divBdr>
    </w:div>
    <w:div w:id="491605840">
      <w:bodyDiv w:val="1"/>
      <w:marLeft w:val="0"/>
      <w:marRight w:val="0"/>
      <w:marTop w:val="0"/>
      <w:marBottom w:val="0"/>
      <w:divBdr>
        <w:top w:val="none" w:sz="0" w:space="0" w:color="auto"/>
        <w:left w:val="none" w:sz="0" w:space="0" w:color="auto"/>
        <w:bottom w:val="none" w:sz="0" w:space="0" w:color="auto"/>
        <w:right w:val="none" w:sz="0" w:space="0" w:color="auto"/>
      </w:divBdr>
    </w:div>
    <w:div w:id="533613710">
      <w:bodyDiv w:val="1"/>
      <w:marLeft w:val="0"/>
      <w:marRight w:val="0"/>
      <w:marTop w:val="0"/>
      <w:marBottom w:val="0"/>
      <w:divBdr>
        <w:top w:val="none" w:sz="0" w:space="0" w:color="auto"/>
        <w:left w:val="none" w:sz="0" w:space="0" w:color="auto"/>
        <w:bottom w:val="none" w:sz="0" w:space="0" w:color="auto"/>
        <w:right w:val="none" w:sz="0" w:space="0" w:color="auto"/>
      </w:divBdr>
    </w:div>
    <w:div w:id="585958706">
      <w:bodyDiv w:val="1"/>
      <w:marLeft w:val="0"/>
      <w:marRight w:val="0"/>
      <w:marTop w:val="0"/>
      <w:marBottom w:val="0"/>
      <w:divBdr>
        <w:top w:val="none" w:sz="0" w:space="0" w:color="auto"/>
        <w:left w:val="none" w:sz="0" w:space="0" w:color="auto"/>
        <w:bottom w:val="none" w:sz="0" w:space="0" w:color="auto"/>
        <w:right w:val="none" w:sz="0" w:space="0" w:color="auto"/>
      </w:divBdr>
    </w:div>
    <w:div w:id="613905475">
      <w:bodyDiv w:val="1"/>
      <w:marLeft w:val="0"/>
      <w:marRight w:val="0"/>
      <w:marTop w:val="0"/>
      <w:marBottom w:val="0"/>
      <w:divBdr>
        <w:top w:val="none" w:sz="0" w:space="0" w:color="auto"/>
        <w:left w:val="none" w:sz="0" w:space="0" w:color="auto"/>
        <w:bottom w:val="none" w:sz="0" w:space="0" w:color="auto"/>
        <w:right w:val="none" w:sz="0" w:space="0" w:color="auto"/>
      </w:divBdr>
    </w:div>
    <w:div w:id="1007093202">
      <w:bodyDiv w:val="1"/>
      <w:marLeft w:val="0"/>
      <w:marRight w:val="0"/>
      <w:marTop w:val="0"/>
      <w:marBottom w:val="0"/>
      <w:divBdr>
        <w:top w:val="none" w:sz="0" w:space="0" w:color="auto"/>
        <w:left w:val="none" w:sz="0" w:space="0" w:color="auto"/>
        <w:bottom w:val="none" w:sz="0" w:space="0" w:color="auto"/>
        <w:right w:val="none" w:sz="0" w:space="0" w:color="auto"/>
      </w:divBdr>
    </w:div>
    <w:div w:id="1290626942">
      <w:bodyDiv w:val="1"/>
      <w:marLeft w:val="0"/>
      <w:marRight w:val="0"/>
      <w:marTop w:val="0"/>
      <w:marBottom w:val="0"/>
      <w:divBdr>
        <w:top w:val="none" w:sz="0" w:space="0" w:color="auto"/>
        <w:left w:val="none" w:sz="0" w:space="0" w:color="auto"/>
        <w:bottom w:val="none" w:sz="0" w:space="0" w:color="auto"/>
        <w:right w:val="none" w:sz="0" w:space="0" w:color="auto"/>
      </w:divBdr>
    </w:div>
    <w:div w:id="1293175608">
      <w:bodyDiv w:val="1"/>
      <w:marLeft w:val="0"/>
      <w:marRight w:val="0"/>
      <w:marTop w:val="0"/>
      <w:marBottom w:val="0"/>
      <w:divBdr>
        <w:top w:val="none" w:sz="0" w:space="0" w:color="auto"/>
        <w:left w:val="none" w:sz="0" w:space="0" w:color="auto"/>
        <w:bottom w:val="none" w:sz="0" w:space="0" w:color="auto"/>
        <w:right w:val="none" w:sz="0" w:space="0" w:color="auto"/>
      </w:divBdr>
      <w:divsChild>
        <w:div w:id="1040125658">
          <w:marLeft w:val="0"/>
          <w:marRight w:val="0"/>
          <w:marTop w:val="0"/>
          <w:marBottom w:val="0"/>
          <w:divBdr>
            <w:top w:val="none" w:sz="0" w:space="0" w:color="auto"/>
            <w:left w:val="none" w:sz="0" w:space="0" w:color="auto"/>
            <w:bottom w:val="none" w:sz="0" w:space="0" w:color="auto"/>
            <w:right w:val="none" w:sz="0" w:space="0" w:color="auto"/>
          </w:divBdr>
        </w:div>
        <w:div w:id="1124957151">
          <w:marLeft w:val="0"/>
          <w:marRight w:val="0"/>
          <w:marTop w:val="0"/>
          <w:marBottom w:val="0"/>
          <w:divBdr>
            <w:top w:val="none" w:sz="0" w:space="0" w:color="auto"/>
            <w:left w:val="none" w:sz="0" w:space="0" w:color="auto"/>
            <w:bottom w:val="none" w:sz="0" w:space="0" w:color="auto"/>
            <w:right w:val="none" w:sz="0" w:space="0" w:color="auto"/>
          </w:divBdr>
        </w:div>
        <w:div w:id="1358628529">
          <w:marLeft w:val="0"/>
          <w:marRight w:val="0"/>
          <w:marTop w:val="0"/>
          <w:marBottom w:val="0"/>
          <w:divBdr>
            <w:top w:val="none" w:sz="0" w:space="0" w:color="auto"/>
            <w:left w:val="none" w:sz="0" w:space="0" w:color="auto"/>
            <w:bottom w:val="none" w:sz="0" w:space="0" w:color="auto"/>
            <w:right w:val="none" w:sz="0" w:space="0" w:color="auto"/>
          </w:divBdr>
        </w:div>
      </w:divsChild>
    </w:div>
    <w:div w:id="1470976145">
      <w:bodyDiv w:val="1"/>
      <w:marLeft w:val="0"/>
      <w:marRight w:val="0"/>
      <w:marTop w:val="0"/>
      <w:marBottom w:val="0"/>
      <w:divBdr>
        <w:top w:val="none" w:sz="0" w:space="0" w:color="auto"/>
        <w:left w:val="none" w:sz="0" w:space="0" w:color="auto"/>
        <w:bottom w:val="none" w:sz="0" w:space="0" w:color="auto"/>
        <w:right w:val="none" w:sz="0" w:space="0" w:color="auto"/>
      </w:divBdr>
    </w:div>
    <w:div w:id="1562398965">
      <w:bodyDiv w:val="1"/>
      <w:marLeft w:val="0"/>
      <w:marRight w:val="0"/>
      <w:marTop w:val="0"/>
      <w:marBottom w:val="0"/>
      <w:divBdr>
        <w:top w:val="none" w:sz="0" w:space="0" w:color="auto"/>
        <w:left w:val="none" w:sz="0" w:space="0" w:color="auto"/>
        <w:bottom w:val="none" w:sz="0" w:space="0" w:color="auto"/>
        <w:right w:val="none" w:sz="0" w:space="0" w:color="auto"/>
      </w:divBdr>
      <w:divsChild>
        <w:div w:id="193200217">
          <w:marLeft w:val="0"/>
          <w:marRight w:val="0"/>
          <w:marTop w:val="0"/>
          <w:marBottom w:val="0"/>
          <w:divBdr>
            <w:top w:val="none" w:sz="0" w:space="0" w:color="auto"/>
            <w:left w:val="none" w:sz="0" w:space="0" w:color="auto"/>
            <w:bottom w:val="none" w:sz="0" w:space="0" w:color="auto"/>
            <w:right w:val="none" w:sz="0" w:space="0" w:color="auto"/>
          </w:divBdr>
        </w:div>
        <w:div w:id="843596007">
          <w:marLeft w:val="0"/>
          <w:marRight w:val="0"/>
          <w:marTop w:val="0"/>
          <w:marBottom w:val="0"/>
          <w:divBdr>
            <w:top w:val="none" w:sz="0" w:space="0" w:color="auto"/>
            <w:left w:val="none" w:sz="0" w:space="0" w:color="auto"/>
            <w:bottom w:val="none" w:sz="0" w:space="0" w:color="auto"/>
            <w:right w:val="none" w:sz="0" w:space="0" w:color="auto"/>
          </w:divBdr>
        </w:div>
      </w:divsChild>
    </w:div>
    <w:div w:id="1574004203">
      <w:bodyDiv w:val="1"/>
      <w:marLeft w:val="0"/>
      <w:marRight w:val="0"/>
      <w:marTop w:val="0"/>
      <w:marBottom w:val="0"/>
      <w:divBdr>
        <w:top w:val="none" w:sz="0" w:space="0" w:color="auto"/>
        <w:left w:val="none" w:sz="0" w:space="0" w:color="auto"/>
        <w:bottom w:val="none" w:sz="0" w:space="0" w:color="auto"/>
        <w:right w:val="none" w:sz="0" w:space="0" w:color="auto"/>
      </w:divBdr>
    </w:div>
    <w:div w:id="1583754372">
      <w:bodyDiv w:val="1"/>
      <w:marLeft w:val="0"/>
      <w:marRight w:val="0"/>
      <w:marTop w:val="0"/>
      <w:marBottom w:val="0"/>
      <w:divBdr>
        <w:top w:val="none" w:sz="0" w:space="0" w:color="auto"/>
        <w:left w:val="none" w:sz="0" w:space="0" w:color="auto"/>
        <w:bottom w:val="none" w:sz="0" w:space="0" w:color="auto"/>
        <w:right w:val="none" w:sz="0" w:space="0" w:color="auto"/>
      </w:divBdr>
    </w:div>
    <w:div w:id="1644115221">
      <w:bodyDiv w:val="1"/>
      <w:marLeft w:val="0"/>
      <w:marRight w:val="0"/>
      <w:marTop w:val="0"/>
      <w:marBottom w:val="0"/>
      <w:divBdr>
        <w:top w:val="none" w:sz="0" w:space="0" w:color="auto"/>
        <w:left w:val="none" w:sz="0" w:space="0" w:color="auto"/>
        <w:bottom w:val="none" w:sz="0" w:space="0" w:color="auto"/>
        <w:right w:val="none" w:sz="0" w:space="0" w:color="auto"/>
      </w:divBdr>
    </w:div>
    <w:div w:id="1959529762">
      <w:bodyDiv w:val="1"/>
      <w:marLeft w:val="0"/>
      <w:marRight w:val="0"/>
      <w:marTop w:val="0"/>
      <w:marBottom w:val="0"/>
      <w:divBdr>
        <w:top w:val="none" w:sz="0" w:space="0" w:color="auto"/>
        <w:left w:val="none" w:sz="0" w:space="0" w:color="auto"/>
        <w:bottom w:val="none" w:sz="0" w:space="0" w:color="auto"/>
        <w:right w:val="none" w:sz="0" w:space="0" w:color="auto"/>
      </w:divBdr>
    </w:div>
    <w:div w:id="2044937458">
      <w:bodyDiv w:val="1"/>
      <w:marLeft w:val="0"/>
      <w:marRight w:val="0"/>
      <w:marTop w:val="0"/>
      <w:marBottom w:val="0"/>
      <w:divBdr>
        <w:top w:val="none" w:sz="0" w:space="0" w:color="auto"/>
        <w:left w:val="none" w:sz="0" w:space="0" w:color="auto"/>
        <w:bottom w:val="none" w:sz="0" w:space="0" w:color="auto"/>
        <w:right w:val="none" w:sz="0" w:space="0" w:color="auto"/>
      </w:divBdr>
    </w:div>
    <w:div w:id="210064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mailto:angela.chan@hc-sc.gc.ca" TargetMode="External"/><Relationship Id="rId26" Type="http://schemas.openxmlformats.org/officeDocument/2006/relationships/image" Target="media/image8.png"/><Relationship Id="rId39" Type="http://schemas.openxmlformats.org/officeDocument/2006/relationships/image" Target="cid:image006.png@01DA6BD2.A3F668B0"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mailto:kathy.ye@hc-sc.gc.ca"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mailto:daniel.bailey@hc-sc.gc.c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cid:image005.png@01DA6BD2.A3F668B0"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chanel.mould@hc-sc.gc.ca"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cid:image002.png@01DA6BD2.A3F668B0" TargetMode="External"/><Relationship Id="rId43" Type="http://schemas.openxmlformats.org/officeDocument/2006/relationships/image" Target="media/image22.png"/><Relationship Id="rId48" Type="http://schemas.openxmlformats.org/officeDocument/2006/relationships/image" Target="media/image27.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3" Type="http://schemas.openxmlformats.org/officeDocument/2006/relationships/image" Target="media/image70.png"/><Relationship Id="rId1" Type="http://schemas.openxmlformats.org/officeDocument/2006/relationships/image" Target="media/image31.png"/><Relationship Id="rId5" Type="http://schemas.microsoft.com/office/2007/relationships/hdphoto" Target="media/hdphoto1.wdp"/><Relationship Id="rId4"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0C1B2E808D4B40BF4BA686A4C96AE8"/>
        <w:category>
          <w:name w:val="General"/>
          <w:gallery w:val="placeholder"/>
        </w:category>
        <w:types>
          <w:type w:val="bbPlcHdr"/>
        </w:types>
        <w:behaviors>
          <w:behavior w:val="content"/>
        </w:behaviors>
        <w:guid w:val="{0CE46ABE-F50C-47D7-A2D2-B8D7E7914645}"/>
      </w:docPartPr>
      <w:docPartBody>
        <w:p w:rsidR="00B47963" w:rsidRDefault="008203C9" w:rsidP="008203C9">
          <w:pPr>
            <w:pStyle w:val="EE0C1B2E808D4B40BF4BA686A4C96AE8"/>
          </w:pPr>
          <w:r w:rsidRPr="00432E18">
            <w:rPr>
              <w:rStyle w:val="PlaceholderText"/>
              <w:rFonts w:eastAsiaTheme="minorHAnsi"/>
              <w:color w:val="FF0000"/>
            </w:rPr>
            <w:t>Click or tap to enter a date</w:t>
          </w:r>
          <w:r>
            <w:rPr>
              <w:rStyle w:val="PlaceholderText"/>
              <w:rFonts w:eastAsiaTheme="minorHAnsi"/>
              <w:color w:val="FF0000"/>
            </w:rPr>
            <w:t xml:space="preserve"> issued</w:t>
          </w:r>
          <w:r w:rsidRPr="00432E18">
            <w:rPr>
              <w:rStyle w:val="PlaceholderText"/>
              <w:rFonts w:eastAsiaTheme="minorHAnsi"/>
              <w:color w:val="FF0000"/>
            </w:rPr>
            <w:t>.</w:t>
          </w:r>
        </w:p>
      </w:docPartBody>
    </w:docPart>
    <w:docPart>
      <w:docPartPr>
        <w:name w:val="1E2E0708DDF9422392FB781FFA59BC2D"/>
        <w:category>
          <w:name w:val="General"/>
          <w:gallery w:val="placeholder"/>
        </w:category>
        <w:types>
          <w:type w:val="bbPlcHdr"/>
        </w:types>
        <w:behaviors>
          <w:behavior w:val="content"/>
        </w:behaviors>
        <w:guid w:val="{015927C4-660B-41DE-9FAA-3488A5E4F6A0}"/>
      </w:docPartPr>
      <w:docPartBody>
        <w:p w:rsidR="00B47963" w:rsidRDefault="008203C9" w:rsidP="008203C9">
          <w:pPr>
            <w:pStyle w:val="1E2E0708DDF9422392FB781FFA59BC2D"/>
          </w:pPr>
          <w:r>
            <w:rPr>
              <w:rStyle w:val="PlaceholderText"/>
              <w:color w:val="FF0000"/>
            </w:rPr>
            <w:t>Click or tap here to enter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yriad Pro">
    <w:altName w:val="Corbel"/>
    <w:panose1 w:val="00000000000000000000"/>
    <w:charset w:val="00"/>
    <w:family w:val="swiss"/>
    <w:notTrueType/>
    <w:pitch w:val="variable"/>
    <w:sig w:usb0="00000001" w:usb1="00000001"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system-u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917"/>
    <w:rsid w:val="00023DDE"/>
    <w:rsid w:val="00034C4C"/>
    <w:rsid w:val="00074ABD"/>
    <w:rsid w:val="000A322A"/>
    <w:rsid w:val="000D776F"/>
    <w:rsid w:val="000E7EB0"/>
    <w:rsid w:val="000F0E9D"/>
    <w:rsid w:val="001416A9"/>
    <w:rsid w:val="00182AF5"/>
    <w:rsid w:val="001A1130"/>
    <w:rsid w:val="001A1D28"/>
    <w:rsid w:val="001A6CF3"/>
    <w:rsid w:val="001C6C87"/>
    <w:rsid w:val="001E75C3"/>
    <w:rsid w:val="00235065"/>
    <w:rsid w:val="00290B50"/>
    <w:rsid w:val="00294F4C"/>
    <w:rsid w:val="002A49B8"/>
    <w:rsid w:val="002D2D17"/>
    <w:rsid w:val="002F453E"/>
    <w:rsid w:val="003960B2"/>
    <w:rsid w:val="003B37A2"/>
    <w:rsid w:val="003E1105"/>
    <w:rsid w:val="003E361A"/>
    <w:rsid w:val="003F6B21"/>
    <w:rsid w:val="004276C7"/>
    <w:rsid w:val="004544E5"/>
    <w:rsid w:val="00475F3D"/>
    <w:rsid w:val="004A6BBD"/>
    <w:rsid w:val="004C25A1"/>
    <w:rsid w:val="004C4DCD"/>
    <w:rsid w:val="004E52A1"/>
    <w:rsid w:val="004F7E7C"/>
    <w:rsid w:val="00503748"/>
    <w:rsid w:val="0050611F"/>
    <w:rsid w:val="00506173"/>
    <w:rsid w:val="005067C6"/>
    <w:rsid w:val="005447C2"/>
    <w:rsid w:val="005521BF"/>
    <w:rsid w:val="005B0E28"/>
    <w:rsid w:val="005F0A46"/>
    <w:rsid w:val="00620BF3"/>
    <w:rsid w:val="00682E05"/>
    <w:rsid w:val="006E50E6"/>
    <w:rsid w:val="00735FC7"/>
    <w:rsid w:val="00740C19"/>
    <w:rsid w:val="00746C84"/>
    <w:rsid w:val="0076709E"/>
    <w:rsid w:val="007722BB"/>
    <w:rsid w:val="007A5C8C"/>
    <w:rsid w:val="007C32B8"/>
    <w:rsid w:val="007D7818"/>
    <w:rsid w:val="007E17CA"/>
    <w:rsid w:val="00811943"/>
    <w:rsid w:val="008203C9"/>
    <w:rsid w:val="008260B3"/>
    <w:rsid w:val="00851FFF"/>
    <w:rsid w:val="00861928"/>
    <w:rsid w:val="00893F86"/>
    <w:rsid w:val="008B4116"/>
    <w:rsid w:val="008C42AF"/>
    <w:rsid w:val="008D009B"/>
    <w:rsid w:val="008D240A"/>
    <w:rsid w:val="008D7C71"/>
    <w:rsid w:val="008F736C"/>
    <w:rsid w:val="00921136"/>
    <w:rsid w:val="00921917"/>
    <w:rsid w:val="00952A88"/>
    <w:rsid w:val="00991DA7"/>
    <w:rsid w:val="00996985"/>
    <w:rsid w:val="009B5C2F"/>
    <w:rsid w:val="009C5C70"/>
    <w:rsid w:val="00A24810"/>
    <w:rsid w:val="00A24970"/>
    <w:rsid w:val="00A27560"/>
    <w:rsid w:val="00A33107"/>
    <w:rsid w:val="00A360E5"/>
    <w:rsid w:val="00A503B7"/>
    <w:rsid w:val="00A65D09"/>
    <w:rsid w:val="00A7364A"/>
    <w:rsid w:val="00A81E0A"/>
    <w:rsid w:val="00AB09FD"/>
    <w:rsid w:val="00AD1419"/>
    <w:rsid w:val="00B266DA"/>
    <w:rsid w:val="00B47963"/>
    <w:rsid w:val="00B734B6"/>
    <w:rsid w:val="00B8347C"/>
    <w:rsid w:val="00BB5917"/>
    <w:rsid w:val="00BC7B84"/>
    <w:rsid w:val="00C16745"/>
    <w:rsid w:val="00CF1191"/>
    <w:rsid w:val="00D31724"/>
    <w:rsid w:val="00D37E32"/>
    <w:rsid w:val="00D50485"/>
    <w:rsid w:val="00DE4B4B"/>
    <w:rsid w:val="00E271BF"/>
    <w:rsid w:val="00E72061"/>
    <w:rsid w:val="00EA0722"/>
    <w:rsid w:val="00EC09C8"/>
    <w:rsid w:val="00EE3CBB"/>
    <w:rsid w:val="00F00196"/>
    <w:rsid w:val="00F3101A"/>
    <w:rsid w:val="00F57391"/>
    <w:rsid w:val="00FB3C51"/>
    <w:rsid w:val="00FC551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03C9"/>
    <w:rPr>
      <w:color w:val="808080"/>
    </w:rPr>
  </w:style>
  <w:style w:type="paragraph" w:customStyle="1" w:styleId="EE0C1B2E808D4B40BF4BA686A4C96AE8">
    <w:name w:val="EE0C1B2E808D4B40BF4BA686A4C96AE8"/>
    <w:rsid w:val="008203C9"/>
    <w:rPr>
      <w:kern w:val="2"/>
      <w14:ligatures w14:val="standardContextual"/>
    </w:rPr>
  </w:style>
  <w:style w:type="paragraph" w:customStyle="1" w:styleId="1E2E0708DDF9422392FB781FFA59BC2D">
    <w:name w:val="1E2E0708DDF9422392FB781FFA59BC2D"/>
    <w:rsid w:val="008203C9"/>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a71d261-d24e-4987-bd3b-ae2823cf0243" xsi:nil="true"/>
    <lcf76f155ced4ddcb4097134ff3c332f xmlns="eeba9158-1b82-414b-878b-83c8f85bed26">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9D8E96C85920749BE10707D544FA43E" ma:contentTypeVersion="16" ma:contentTypeDescription="Create a new document." ma:contentTypeScope="" ma:versionID="dc7e63e1b76921f3eccd6e3606e4b847">
  <xsd:schema xmlns:xsd="http://www.w3.org/2001/XMLSchema" xmlns:xs="http://www.w3.org/2001/XMLSchema" xmlns:p="http://schemas.microsoft.com/office/2006/metadata/properties" xmlns:ns2="eeba9158-1b82-414b-878b-83c8f85bed26" xmlns:ns3="9a71d261-d24e-4987-bd3b-ae2823cf0243" targetNamespace="http://schemas.microsoft.com/office/2006/metadata/properties" ma:root="true" ma:fieldsID="6267b8d361428972841b40b7c17a9b64" ns2:_="" ns3:_="">
    <xsd:import namespace="eeba9158-1b82-414b-878b-83c8f85bed26"/>
    <xsd:import namespace="9a71d261-d24e-4987-bd3b-ae2823cf02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a9158-1b82-414b-878b-83c8f85bed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6ddb0ec-cae1-4b94-bdc6-d5be94c7207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71d261-d24e-4987-bd3b-ae2823cf02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8b136db-ca67-438b-96c4-411ee0637382}" ma:internalName="TaxCatchAll" ma:showField="CatchAllData" ma:web="9a71d261-d24e-4987-bd3b-ae2823cf02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04E81D-ED37-45A1-BA7B-E9BD3F867252}">
  <ds:schemaRefs>
    <ds:schemaRef ds:uri="http://schemas.microsoft.com/office/2006/metadata/properties"/>
    <ds:schemaRef ds:uri="http://schemas.microsoft.com/office/infopath/2007/PartnerControls"/>
    <ds:schemaRef ds:uri="9a71d261-d24e-4987-bd3b-ae2823cf0243"/>
    <ds:schemaRef ds:uri="eeba9158-1b82-414b-878b-83c8f85bed26"/>
  </ds:schemaRefs>
</ds:datastoreItem>
</file>

<file path=customXml/itemProps2.xml><?xml version="1.0" encoding="utf-8"?>
<ds:datastoreItem xmlns:ds="http://schemas.openxmlformats.org/officeDocument/2006/customXml" ds:itemID="{6D8BB808-8DF8-4A6D-941E-80EB91AA89F9}">
  <ds:schemaRefs>
    <ds:schemaRef ds:uri="http://schemas.openxmlformats.org/officeDocument/2006/bibliography"/>
  </ds:schemaRefs>
</ds:datastoreItem>
</file>

<file path=customXml/itemProps3.xml><?xml version="1.0" encoding="utf-8"?>
<ds:datastoreItem xmlns:ds="http://schemas.openxmlformats.org/officeDocument/2006/customXml" ds:itemID="{742CA827-07F0-4868-ADB6-777D5D589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a9158-1b82-414b-878b-83c8f85bed26"/>
    <ds:schemaRef ds:uri="9a71d261-d24e-4987-bd3b-ae2823cf02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14909A-5245-41A0-8AE9-BCD4889497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45</Pages>
  <Words>5572</Words>
  <Characters>31765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37263</CharactersWithSpaces>
  <SharedDoc>false</SharedDoc>
  <HLinks>
    <vt:vector size="330" baseType="variant">
      <vt:variant>
        <vt:i4>3014748</vt:i4>
      </vt:variant>
      <vt:variant>
        <vt:i4>318</vt:i4>
      </vt:variant>
      <vt:variant>
        <vt:i4>0</vt:i4>
      </vt:variant>
      <vt:variant>
        <vt:i4>5</vt:i4>
      </vt:variant>
      <vt:variant>
        <vt:lpwstr>mailto:angela.chan@hc-sc.gc.ca</vt:lpwstr>
      </vt:variant>
      <vt:variant>
        <vt:lpwstr/>
      </vt:variant>
      <vt:variant>
        <vt:i4>196711</vt:i4>
      </vt:variant>
      <vt:variant>
        <vt:i4>315</vt:i4>
      </vt:variant>
      <vt:variant>
        <vt:i4>0</vt:i4>
      </vt:variant>
      <vt:variant>
        <vt:i4>5</vt:i4>
      </vt:variant>
      <vt:variant>
        <vt:lpwstr>mailto:kathy.ye@hc-sc.gc.ca</vt:lpwstr>
      </vt:variant>
      <vt:variant>
        <vt:lpwstr/>
      </vt:variant>
      <vt:variant>
        <vt:i4>5832766</vt:i4>
      </vt:variant>
      <vt:variant>
        <vt:i4>312</vt:i4>
      </vt:variant>
      <vt:variant>
        <vt:i4>0</vt:i4>
      </vt:variant>
      <vt:variant>
        <vt:i4>5</vt:i4>
      </vt:variant>
      <vt:variant>
        <vt:lpwstr>mailto:daniel.bailey@hc-sc.gc.ca</vt:lpwstr>
      </vt:variant>
      <vt:variant>
        <vt:lpwstr/>
      </vt:variant>
      <vt:variant>
        <vt:i4>5636147</vt:i4>
      </vt:variant>
      <vt:variant>
        <vt:i4>309</vt:i4>
      </vt:variant>
      <vt:variant>
        <vt:i4>0</vt:i4>
      </vt:variant>
      <vt:variant>
        <vt:i4>5</vt:i4>
      </vt:variant>
      <vt:variant>
        <vt:lpwstr>mailto:chanel.mould@hc-sc.gc.ca</vt:lpwstr>
      </vt:variant>
      <vt:variant>
        <vt:lpwstr/>
      </vt:variant>
      <vt:variant>
        <vt:i4>1245238</vt:i4>
      </vt:variant>
      <vt:variant>
        <vt:i4>302</vt:i4>
      </vt:variant>
      <vt:variant>
        <vt:i4>0</vt:i4>
      </vt:variant>
      <vt:variant>
        <vt:i4>5</vt:i4>
      </vt:variant>
      <vt:variant>
        <vt:lpwstr/>
      </vt:variant>
      <vt:variant>
        <vt:lpwstr>_Toc160603778</vt:lpwstr>
      </vt:variant>
      <vt:variant>
        <vt:i4>1245238</vt:i4>
      </vt:variant>
      <vt:variant>
        <vt:i4>296</vt:i4>
      </vt:variant>
      <vt:variant>
        <vt:i4>0</vt:i4>
      </vt:variant>
      <vt:variant>
        <vt:i4>5</vt:i4>
      </vt:variant>
      <vt:variant>
        <vt:lpwstr/>
      </vt:variant>
      <vt:variant>
        <vt:lpwstr>_Toc160603777</vt:lpwstr>
      </vt:variant>
      <vt:variant>
        <vt:i4>1245238</vt:i4>
      </vt:variant>
      <vt:variant>
        <vt:i4>290</vt:i4>
      </vt:variant>
      <vt:variant>
        <vt:i4>0</vt:i4>
      </vt:variant>
      <vt:variant>
        <vt:i4>5</vt:i4>
      </vt:variant>
      <vt:variant>
        <vt:lpwstr/>
      </vt:variant>
      <vt:variant>
        <vt:lpwstr>_Toc160603776</vt:lpwstr>
      </vt:variant>
      <vt:variant>
        <vt:i4>1245238</vt:i4>
      </vt:variant>
      <vt:variant>
        <vt:i4>284</vt:i4>
      </vt:variant>
      <vt:variant>
        <vt:i4>0</vt:i4>
      </vt:variant>
      <vt:variant>
        <vt:i4>5</vt:i4>
      </vt:variant>
      <vt:variant>
        <vt:lpwstr/>
      </vt:variant>
      <vt:variant>
        <vt:lpwstr>_Toc160603775</vt:lpwstr>
      </vt:variant>
      <vt:variant>
        <vt:i4>1245238</vt:i4>
      </vt:variant>
      <vt:variant>
        <vt:i4>278</vt:i4>
      </vt:variant>
      <vt:variant>
        <vt:i4>0</vt:i4>
      </vt:variant>
      <vt:variant>
        <vt:i4>5</vt:i4>
      </vt:variant>
      <vt:variant>
        <vt:lpwstr/>
      </vt:variant>
      <vt:variant>
        <vt:lpwstr>_Toc160603774</vt:lpwstr>
      </vt:variant>
      <vt:variant>
        <vt:i4>1245238</vt:i4>
      </vt:variant>
      <vt:variant>
        <vt:i4>272</vt:i4>
      </vt:variant>
      <vt:variant>
        <vt:i4>0</vt:i4>
      </vt:variant>
      <vt:variant>
        <vt:i4>5</vt:i4>
      </vt:variant>
      <vt:variant>
        <vt:lpwstr/>
      </vt:variant>
      <vt:variant>
        <vt:lpwstr>_Toc160603773</vt:lpwstr>
      </vt:variant>
      <vt:variant>
        <vt:i4>1245238</vt:i4>
      </vt:variant>
      <vt:variant>
        <vt:i4>266</vt:i4>
      </vt:variant>
      <vt:variant>
        <vt:i4>0</vt:i4>
      </vt:variant>
      <vt:variant>
        <vt:i4>5</vt:i4>
      </vt:variant>
      <vt:variant>
        <vt:lpwstr/>
      </vt:variant>
      <vt:variant>
        <vt:lpwstr>_Toc160603772</vt:lpwstr>
      </vt:variant>
      <vt:variant>
        <vt:i4>1245238</vt:i4>
      </vt:variant>
      <vt:variant>
        <vt:i4>260</vt:i4>
      </vt:variant>
      <vt:variant>
        <vt:i4>0</vt:i4>
      </vt:variant>
      <vt:variant>
        <vt:i4>5</vt:i4>
      </vt:variant>
      <vt:variant>
        <vt:lpwstr/>
      </vt:variant>
      <vt:variant>
        <vt:lpwstr>_Toc160603771</vt:lpwstr>
      </vt:variant>
      <vt:variant>
        <vt:i4>1245238</vt:i4>
      </vt:variant>
      <vt:variant>
        <vt:i4>254</vt:i4>
      </vt:variant>
      <vt:variant>
        <vt:i4>0</vt:i4>
      </vt:variant>
      <vt:variant>
        <vt:i4>5</vt:i4>
      </vt:variant>
      <vt:variant>
        <vt:lpwstr/>
      </vt:variant>
      <vt:variant>
        <vt:lpwstr>_Toc160603770</vt:lpwstr>
      </vt:variant>
      <vt:variant>
        <vt:i4>1179702</vt:i4>
      </vt:variant>
      <vt:variant>
        <vt:i4>248</vt:i4>
      </vt:variant>
      <vt:variant>
        <vt:i4>0</vt:i4>
      </vt:variant>
      <vt:variant>
        <vt:i4>5</vt:i4>
      </vt:variant>
      <vt:variant>
        <vt:lpwstr/>
      </vt:variant>
      <vt:variant>
        <vt:lpwstr>_Toc160603769</vt:lpwstr>
      </vt:variant>
      <vt:variant>
        <vt:i4>1179702</vt:i4>
      </vt:variant>
      <vt:variant>
        <vt:i4>242</vt:i4>
      </vt:variant>
      <vt:variant>
        <vt:i4>0</vt:i4>
      </vt:variant>
      <vt:variant>
        <vt:i4>5</vt:i4>
      </vt:variant>
      <vt:variant>
        <vt:lpwstr/>
      </vt:variant>
      <vt:variant>
        <vt:lpwstr>_Toc160603768</vt:lpwstr>
      </vt:variant>
      <vt:variant>
        <vt:i4>1179702</vt:i4>
      </vt:variant>
      <vt:variant>
        <vt:i4>236</vt:i4>
      </vt:variant>
      <vt:variant>
        <vt:i4>0</vt:i4>
      </vt:variant>
      <vt:variant>
        <vt:i4>5</vt:i4>
      </vt:variant>
      <vt:variant>
        <vt:lpwstr/>
      </vt:variant>
      <vt:variant>
        <vt:lpwstr>_Toc160603767</vt:lpwstr>
      </vt:variant>
      <vt:variant>
        <vt:i4>1179702</vt:i4>
      </vt:variant>
      <vt:variant>
        <vt:i4>230</vt:i4>
      </vt:variant>
      <vt:variant>
        <vt:i4>0</vt:i4>
      </vt:variant>
      <vt:variant>
        <vt:i4>5</vt:i4>
      </vt:variant>
      <vt:variant>
        <vt:lpwstr/>
      </vt:variant>
      <vt:variant>
        <vt:lpwstr>_Toc160603766</vt:lpwstr>
      </vt:variant>
      <vt:variant>
        <vt:i4>1179702</vt:i4>
      </vt:variant>
      <vt:variant>
        <vt:i4>224</vt:i4>
      </vt:variant>
      <vt:variant>
        <vt:i4>0</vt:i4>
      </vt:variant>
      <vt:variant>
        <vt:i4>5</vt:i4>
      </vt:variant>
      <vt:variant>
        <vt:lpwstr/>
      </vt:variant>
      <vt:variant>
        <vt:lpwstr>_Toc160603765</vt:lpwstr>
      </vt:variant>
      <vt:variant>
        <vt:i4>1179702</vt:i4>
      </vt:variant>
      <vt:variant>
        <vt:i4>218</vt:i4>
      </vt:variant>
      <vt:variant>
        <vt:i4>0</vt:i4>
      </vt:variant>
      <vt:variant>
        <vt:i4>5</vt:i4>
      </vt:variant>
      <vt:variant>
        <vt:lpwstr/>
      </vt:variant>
      <vt:variant>
        <vt:lpwstr>_Toc160603764</vt:lpwstr>
      </vt:variant>
      <vt:variant>
        <vt:i4>1179702</vt:i4>
      </vt:variant>
      <vt:variant>
        <vt:i4>212</vt:i4>
      </vt:variant>
      <vt:variant>
        <vt:i4>0</vt:i4>
      </vt:variant>
      <vt:variant>
        <vt:i4>5</vt:i4>
      </vt:variant>
      <vt:variant>
        <vt:lpwstr/>
      </vt:variant>
      <vt:variant>
        <vt:lpwstr>_Toc160603763</vt:lpwstr>
      </vt:variant>
      <vt:variant>
        <vt:i4>1179702</vt:i4>
      </vt:variant>
      <vt:variant>
        <vt:i4>206</vt:i4>
      </vt:variant>
      <vt:variant>
        <vt:i4>0</vt:i4>
      </vt:variant>
      <vt:variant>
        <vt:i4>5</vt:i4>
      </vt:variant>
      <vt:variant>
        <vt:lpwstr/>
      </vt:variant>
      <vt:variant>
        <vt:lpwstr>_Toc160603762</vt:lpwstr>
      </vt:variant>
      <vt:variant>
        <vt:i4>1179702</vt:i4>
      </vt:variant>
      <vt:variant>
        <vt:i4>200</vt:i4>
      </vt:variant>
      <vt:variant>
        <vt:i4>0</vt:i4>
      </vt:variant>
      <vt:variant>
        <vt:i4>5</vt:i4>
      </vt:variant>
      <vt:variant>
        <vt:lpwstr/>
      </vt:variant>
      <vt:variant>
        <vt:lpwstr>_Toc160603761</vt:lpwstr>
      </vt:variant>
      <vt:variant>
        <vt:i4>1179702</vt:i4>
      </vt:variant>
      <vt:variant>
        <vt:i4>194</vt:i4>
      </vt:variant>
      <vt:variant>
        <vt:i4>0</vt:i4>
      </vt:variant>
      <vt:variant>
        <vt:i4>5</vt:i4>
      </vt:variant>
      <vt:variant>
        <vt:lpwstr/>
      </vt:variant>
      <vt:variant>
        <vt:lpwstr>_Toc160603760</vt:lpwstr>
      </vt:variant>
      <vt:variant>
        <vt:i4>1114166</vt:i4>
      </vt:variant>
      <vt:variant>
        <vt:i4>188</vt:i4>
      </vt:variant>
      <vt:variant>
        <vt:i4>0</vt:i4>
      </vt:variant>
      <vt:variant>
        <vt:i4>5</vt:i4>
      </vt:variant>
      <vt:variant>
        <vt:lpwstr/>
      </vt:variant>
      <vt:variant>
        <vt:lpwstr>_Toc160603759</vt:lpwstr>
      </vt:variant>
      <vt:variant>
        <vt:i4>1114166</vt:i4>
      </vt:variant>
      <vt:variant>
        <vt:i4>182</vt:i4>
      </vt:variant>
      <vt:variant>
        <vt:i4>0</vt:i4>
      </vt:variant>
      <vt:variant>
        <vt:i4>5</vt:i4>
      </vt:variant>
      <vt:variant>
        <vt:lpwstr/>
      </vt:variant>
      <vt:variant>
        <vt:lpwstr>_Toc160603758</vt:lpwstr>
      </vt:variant>
      <vt:variant>
        <vt:i4>1114166</vt:i4>
      </vt:variant>
      <vt:variant>
        <vt:i4>176</vt:i4>
      </vt:variant>
      <vt:variant>
        <vt:i4>0</vt:i4>
      </vt:variant>
      <vt:variant>
        <vt:i4>5</vt:i4>
      </vt:variant>
      <vt:variant>
        <vt:lpwstr/>
      </vt:variant>
      <vt:variant>
        <vt:lpwstr>_Toc160603757</vt:lpwstr>
      </vt:variant>
      <vt:variant>
        <vt:i4>1114166</vt:i4>
      </vt:variant>
      <vt:variant>
        <vt:i4>170</vt:i4>
      </vt:variant>
      <vt:variant>
        <vt:i4>0</vt:i4>
      </vt:variant>
      <vt:variant>
        <vt:i4>5</vt:i4>
      </vt:variant>
      <vt:variant>
        <vt:lpwstr/>
      </vt:variant>
      <vt:variant>
        <vt:lpwstr>_Toc160603756</vt:lpwstr>
      </vt:variant>
      <vt:variant>
        <vt:i4>1114166</vt:i4>
      </vt:variant>
      <vt:variant>
        <vt:i4>164</vt:i4>
      </vt:variant>
      <vt:variant>
        <vt:i4>0</vt:i4>
      </vt:variant>
      <vt:variant>
        <vt:i4>5</vt:i4>
      </vt:variant>
      <vt:variant>
        <vt:lpwstr/>
      </vt:variant>
      <vt:variant>
        <vt:lpwstr>_Toc160603755</vt:lpwstr>
      </vt:variant>
      <vt:variant>
        <vt:i4>1114166</vt:i4>
      </vt:variant>
      <vt:variant>
        <vt:i4>158</vt:i4>
      </vt:variant>
      <vt:variant>
        <vt:i4>0</vt:i4>
      </vt:variant>
      <vt:variant>
        <vt:i4>5</vt:i4>
      </vt:variant>
      <vt:variant>
        <vt:lpwstr/>
      </vt:variant>
      <vt:variant>
        <vt:lpwstr>_Toc160603754</vt:lpwstr>
      </vt:variant>
      <vt:variant>
        <vt:i4>1114166</vt:i4>
      </vt:variant>
      <vt:variant>
        <vt:i4>152</vt:i4>
      </vt:variant>
      <vt:variant>
        <vt:i4>0</vt:i4>
      </vt:variant>
      <vt:variant>
        <vt:i4>5</vt:i4>
      </vt:variant>
      <vt:variant>
        <vt:lpwstr/>
      </vt:variant>
      <vt:variant>
        <vt:lpwstr>_Toc160603752</vt:lpwstr>
      </vt:variant>
      <vt:variant>
        <vt:i4>1114166</vt:i4>
      </vt:variant>
      <vt:variant>
        <vt:i4>146</vt:i4>
      </vt:variant>
      <vt:variant>
        <vt:i4>0</vt:i4>
      </vt:variant>
      <vt:variant>
        <vt:i4>5</vt:i4>
      </vt:variant>
      <vt:variant>
        <vt:lpwstr/>
      </vt:variant>
      <vt:variant>
        <vt:lpwstr>_Toc160603751</vt:lpwstr>
      </vt:variant>
      <vt:variant>
        <vt:i4>1114166</vt:i4>
      </vt:variant>
      <vt:variant>
        <vt:i4>140</vt:i4>
      </vt:variant>
      <vt:variant>
        <vt:i4>0</vt:i4>
      </vt:variant>
      <vt:variant>
        <vt:i4>5</vt:i4>
      </vt:variant>
      <vt:variant>
        <vt:lpwstr/>
      </vt:variant>
      <vt:variant>
        <vt:lpwstr>_Toc160603750</vt:lpwstr>
      </vt:variant>
      <vt:variant>
        <vt:i4>1048630</vt:i4>
      </vt:variant>
      <vt:variant>
        <vt:i4>134</vt:i4>
      </vt:variant>
      <vt:variant>
        <vt:i4>0</vt:i4>
      </vt:variant>
      <vt:variant>
        <vt:i4>5</vt:i4>
      </vt:variant>
      <vt:variant>
        <vt:lpwstr/>
      </vt:variant>
      <vt:variant>
        <vt:lpwstr>_Toc160603749</vt:lpwstr>
      </vt:variant>
      <vt:variant>
        <vt:i4>1048630</vt:i4>
      </vt:variant>
      <vt:variant>
        <vt:i4>128</vt:i4>
      </vt:variant>
      <vt:variant>
        <vt:i4>0</vt:i4>
      </vt:variant>
      <vt:variant>
        <vt:i4>5</vt:i4>
      </vt:variant>
      <vt:variant>
        <vt:lpwstr/>
      </vt:variant>
      <vt:variant>
        <vt:lpwstr>_Toc160603748</vt:lpwstr>
      </vt:variant>
      <vt:variant>
        <vt:i4>1048630</vt:i4>
      </vt:variant>
      <vt:variant>
        <vt:i4>122</vt:i4>
      </vt:variant>
      <vt:variant>
        <vt:i4>0</vt:i4>
      </vt:variant>
      <vt:variant>
        <vt:i4>5</vt:i4>
      </vt:variant>
      <vt:variant>
        <vt:lpwstr/>
      </vt:variant>
      <vt:variant>
        <vt:lpwstr>_Toc160603747</vt:lpwstr>
      </vt:variant>
      <vt:variant>
        <vt:i4>1048630</vt:i4>
      </vt:variant>
      <vt:variant>
        <vt:i4>116</vt:i4>
      </vt:variant>
      <vt:variant>
        <vt:i4>0</vt:i4>
      </vt:variant>
      <vt:variant>
        <vt:i4>5</vt:i4>
      </vt:variant>
      <vt:variant>
        <vt:lpwstr/>
      </vt:variant>
      <vt:variant>
        <vt:lpwstr>_Toc160603746</vt:lpwstr>
      </vt:variant>
      <vt:variant>
        <vt:i4>1048630</vt:i4>
      </vt:variant>
      <vt:variant>
        <vt:i4>110</vt:i4>
      </vt:variant>
      <vt:variant>
        <vt:i4>0</vt:i4>
      </vt:variant>
      <vt:variant>
        <vt:i4>5</vt:i4>
      </vt:variant>
      <vt:variant>
        <vt:lpwstr/>
      </vt:variant>
      <vt:variant>
        <vt:lpwstr>_Toc160603745</vt:lpwstr>
      </vt:variant>
      <vt:variant>
        <vt:i4>1048630</vt:i4>
      </vt:variant>
      <vt:variant>
        <vt:i4>104</vt:i4>
      </vt:variant>
      <vt:variant>
        <vt:i4>0</vt:i4>
      </vt:variant>
      <vt:variant>
        <vt:i4>5</vt:i4>
      </vt:variant>
      <vt:variant>
        <vt:lpwstr/>
      </vt:variant>
      <vt:variant>
        <vt:lpwstr>_Toc160603744</vt:lpwstr>
      </vt:variant>
      <vt:variant>
        <vt:i4>1048630</vt:i4>
      </vt:variant>
      <vt:variant>
        <vt:i4>98</vt:i4>
      </vt:variant>
      <vt:variant>
        <vt:i4>0</vt:i4>
      </vt:variant>
      <vt:variant>
        <vt:i4>5</vt:i4>
      </vt:variant>
      <vt:variant>
        <vt:lpwstr/>
      </vt:variant>
      <vt:variant>
        <vt:lpwstr>_Toc160603743</vt:lpwstr>
      </vt:variant>
      <vt:variant>
        <vt:i4>1048630</vt:i4>
      </vt:variant>
      <vt:variant>
        <vt:i4>92</vt:i4>
      </vt:variant>
      <vt:variant>
        <vt:i4>0</vt:i4>
      </vt:variant>
      <vt:variant>
        <vt:i4>5</vt:i4>
      </vt:variant>
      <vt:variant>
        <vt:lpwstr/>
      </vt:variant>
      <vt:variant>
        <vt:lpwstr>_Toc160603742</vt:lpwstr>
      </vt:variant>
      <vt:variant>
        <vt:i4>1048630</vt:i4>
      </vt:variant>
      <vt:variant>
        <vt:i4>86</vt:i4>
      </vt:variant>
      <vt:variant>
        <vt:i4>0</vt:i4>
      </vt:variant>
      <vt:variant>
        <vt:i4>5</vt:i4>
      </vt:variant>
      <vt:variant>
        <vt:lpwstr/>
      </vt:variant>
      <vt:variant>
        <vt:lpwstr>_Toc160603741</vt:lpwstr>
      </vt:variant>
      <vt:variant>
        <vt:i4>1048630</vt:i4>
      </vt:variant>
      <vt:variant>
        <vt:i4>80</vt:i4>
      </vt:variant>
      <vt:variant>
        <vt:i4>0</vt:i4>
      </vt:variant>
      <vt:variant>
        <vt:i4>5</vt:i4>
      </vt:variant>
      <vt:variant>
        <vt:lpwstr/>
      </vt:variant>
      <vt:variant>
        <vt:lpwstr>_Toc160603740</vt:lpwstr>
      </vt:variant>
      <vt:variant>
        <vt:i4>1507382</vt:i4>
      </vt:variant>
      <vt:variant>
        <vt:i4>74</vt:i4>
      </vt:variant>
      <vt:variant>
        <vt:i4>0</vt:i4>
      </vt:variant>
      <vt:variant>
        <vt:i4>5</vt:i4>
      </vt:variant>
      <vt:variant>
        <vt:lpwstr/>
      </vt:variant>
      <vt:variant>
        <vt:lpwstr>_Toc160603739</vt:lpwstr>
      </vt:variant>
      <vt:variant>
        <vt:i4>1507382</vt:i4>
      </vt:variant>
      <vt:variant>
        <vt:i4>68</vt:i4>
      </vt:variant>
      <vt:variant>
        <vt:i4>0</vt:i4>
      </vt:variant>
      <vt:variant>
        <vt:i4>5</vt:i4>
      </vt:variant>
      <vt:variant>
        <vt:lpwstr/>
      </vt:variant>
      <vt:variant>
        <vt:lpwstr>_Toc160603738</vt:lpwstr>
      </vt:variant>
      <vt:variant>
        <vt:i4>1507382</vt:i4>
      </vt:variant>
      <vt:variant>
        <vt:i4>62</vt:i4>
      </vt:variant>
      <vt:variant>
        <vt:i4>0</vt:i4>
      </vt:variant>
      <vt:variant>
        <vt:i4>5</vt:i4>
      </vt:variant>
      <vt:variant>
        <vt:lpwstr/>
      </vt:variant>
      <vt:variant>
        <vt:lpwstr>_Toc160603737</vt:lpwstr>
      </vt:variant>
      <vt:variant>
        <vt:i4>1507382</vt:i4>
      </vt:variant>
      <vt:variant>
        <vt:i4>56</vt:i4>
      </vt:variant>
      <vt:variant>
        <vt:i4>0</vt:i4>
      </vt:variant>
      <vt:variant>
        <vt:i4>5</vt:i4>
      </vt:variant>
      <vt:variant>
        <vt:lpwstr/>
      </vt:variant>
      <vt:variant>
        <vt:lpwstr>_Toc160603736</vt:lpwstr>
      </vt:variant>
      <vt:variant>
        <vt:i4>1507382</vt:i4>
      </vt:variant>
      <vt:variant>
        <vt:i4>50</vt:i4>
      </vt:variant>
      <vt:variant>
        <vt:i4>0</vt:i4>
      </vt:variant>
      <vt:variant>
        <vt:i4>5</vt:i4>
      </vt:variant>
      <vt:variant>
        <vt:lpwstr/>
      </vt:variant>
      <vt:variant>
        <vt:lpwstr>_Toc160603735</vt:lpwstr>
      </vt:variant>
      <vt:variant>
        <vt:i4>1507382</vt:i4>
      </vt:variant>
      <vt:variant>
        <vt:i4>44</vt:i4>
      </vt:variant>
      <vt:variant>
        <vt:i4>0</vt:i4>
      </vt:variant>
      <vt:variant>
        <vt:i4>5</vt:i4>
      </vt:variant>
      <vt:variant>
        <vt:lpwstr/>
      </vt:variant>
      <vt:variant>
        <vt:lpwstr>_Toc160603734</vt:lpwstr>
      </vt:variant>
      <vt:variant>
        <vt:i4>1507382</vt:i4>
      </vt:variant>
      <vt:variant>
        <vt:i4>38</vt:i4>
      </vt:variant>
      <vt:variant>
        <vt:i4>0</vt:i4>
      </vt:variant>
      <vt:variant>
        <vt:i4>5</vt:i4>
      </vt:variant>
      <vt:variant>
        <vt:lpwstr/>
      </vt:variant>
      <vt:variant>
        <vt:lpwstr>_Toc160603733</vt:lpwstr>
      </vt:variant>
      <vt:variant>
        <vt:i4>1507382</vt:i4>
      </vt:variant>
      <vt:variant>
        <vt:i4>32</vt:i4>
      </vt:variant>
      <vt:variant>
        <vt:i4>0</vt:i4>
      </vt:variant>
      <vt:variant>
        <vt:i4>5</vt:i4>
      </vt:variant>
      <vt:variant>
        <vt:lpwstr/>
      </vt:variant>
      <vt:variant>
        <vt:lpwstr>_Toc160603732</vt:lpwstr>
      </vt:variant>
      <vt:variant>
        <vt:i4>1507382</vt:i4>
      </vt:variant>
      <vt:variant>
        <vt:i4>26</vt:i4>
      </vt:variant>
      <vt:variant>
        <vt:i4>0</vt:i4>
      </vt:variant>
      <vt:variant>
        <vt:i4>5</vt:i4>
      </vt:variant>
      <vt:variant>
        <vt:lpwstr/>
      </vt:variant>
      <vt:variant>
        <vt:lpwstr>_Toc160603731</vt:lpwstr>
      </vt:variant>
      <vt:variant>
        <vt:i4>1507382</vt:i4>
      </vt:variant>
      <vt:variant>
        <vt:i4>20</vt:i4>
      </vt:variant>
      <vt:variant>
        <vt:i4>0</vt:i4>
      </vt:variant>
      <vt:variant>
        <vt:i4>5</vt:i4>
      </vt:variant>
      <vt:variant>
        <vt:lpwstr/>
      </vt:variant>
      <vt:variant>
        <vt:lpwstr>_Toc160603730</vt:lpwstr>
      </vt:variant>
      <vt:variant>
        <vt:i4>1441846</vt:i4>
      </vt:variant>
      <vt:variant>
        <vt:i4>14</vt:i4>
      </vt:variant>
      <vt:variant>
        <vt:i4>0</vt:i4>
      </vt:variant>
      <vt:variant>
        <vt:i4>5</vt:i4>
      </vt:variant>
      <vt:variant>
        <vt:lpwstr/>
      </vt:variant>
      <vt:variant>
        <vt:lpwstr>_Toc160603729</vt:lpwstr>
      </vt:variant>
      <vt:variant>
        <vt:i4>1441846</vt:i4>
      </vt:variant>
      <vt:variant>
        <vt:i4>8</vt:i4>
      </vt:variant>
      <vt:variant>
        <vt:i4>0</vt:i4>
      </vt:variant>
      <vt:variant>
        <vt:i4>5</vt:i4>
      </vt:variant>
      <vt:variant>
        <vt:lpwstr/>
      </vt:variant>
      <vt:variant>
        <vt:lpwstr>_Toc160603728</vt:lpwstr>
      </vt:variant>
      <vt:variant>
        <vt:i4>1441846</vt:i4>
      </vt:variant>
      <vt:variant>
        <vt:i4>2</vt:i4>
      </vt:variant>
      <vt:variant>
        <vt:i4>0</vt:i4>
      </vt:variant>
      <vt:variant>
        <vt:i4>5</vt:i4>
      </vt:variant>
      <vt:variant>
        <vt:lpwstr/>
      </vt:variant>
      <vt:variant>
        <vt:lpwstr>_Toc160603727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Verdon, Eric (HC/SC)</dc:creator>
  <cp:keywords/>
  <dc:description/>
  <cp:lastModifiedBy>Jobin, Alexandre (HC/SC)</cp:lastModifiedBy>
  <cp:revision>12</cp:revision>
  <dcterms:created xsi:type="dcterms:W3CDTF">2024-03-19T14:10:00Z</dcterms:created>
  <dcterms:modified xsi:type="dcterms:W3CDTF">2024-04-15T15:07:00Z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0x010100C9D8E96C85920749BE10707D544FA43E</vt:lpwstr>
  </property>
  <property fmtid="{D5CDD505-2E9C-101B-9397-08002B2CF9AE}" pid="3" name="MediaServiceImageTags">
    <vt:lpwstr/>
  </property>
</Properties>
</file>